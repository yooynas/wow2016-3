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A11D6" w14:textId="68CF3E5E" w:rsidR="001F153E" w:rsidRDefault="00353966">
      <w:r>
        <w:rPr>
          <w:noProof/>
          <w:lang w:val="en-AU" w:eastAsia="en-AU"/>
        </w:rPr>
        <w:drawing>
          <wp:inline distT="0" distB="0" distL="0" distR="0" wp14:anchorId="719893E2" wp14:editId="47CB941A">
            <wp:extent cx="5943600" cy="12599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BCB" w14:textId="77777777" w:rsidR="001F153E" w:rsidRDefault="001F153E"/>
    <w:p w14:paraId="494F22CE" w14:textId="77777777" w:rsidR="001F153E" w:rsidRDefault="001F153E"/>
    <w:p w14:paraId="636040ED" w14:textId="77777777" w:rsidR="001F153E" w:rsidRPr="007D7151" w:rsidRDefault="001F153E" w:rsidP="001F153E">
      <w:pPr>
        <w:rPr>
          <w:rFonts w:cs="Arial"/>
          <w:b/>
          <w:sz w:val="44"/>
          <w:szCs w:val="44"/>
        </w:rPr>
      </w:pPr>
      <w:r w:rsidRPr="007D7151">
        <w:rPr>
          <w:rFonts w:cs="Arial"/>
          <w:b/>
          <w:sz w:val="44"/>
          <w:szCs w:val="44"/>
        </w:rPr>
        <w:t>Lab Center – Hands-on Lab</w:t>
      </w:r>
    </w:p>
    <w:p w14:paraId="772C21AC" w14:textId="77777777" w:rsidR="001F153E" w:rsidRPr="001F153E" w:rsidRDefault="001F153E" w:rsidP="001F153E">
      <w:pPr>
        <w:rPr>
          <w:rFonts w:asciiTheme="majorHAnsi" w:hAnsiTheme="majorHAnsi" w:cs="Arial"/>
          <w:b/>
          <w:sz w:val="40"/>
          <w:szCs w:val="40"/>
        </w:rPr>
      </w:pPr>
    </w:p>
    <w:p w14:paraId="4CA155D6" w14:textId="0384FC04" w:rsidR="001F153E" w:rsidRPr="000C4AF3" w:rsidRDefault="001F153E" w:rsidP="001F153E">
      <w:pPr>
        <w:rPr>
          <w:rFonts w:cstheme="minorHAnsi"/>
          <w:b/>
          <w:sz w:val="40"/>
          <w:szCs w:val="40"/>
        </w:rPr>
      </w:pPr>
      <w:r w:rsidRPr="000C4AF3">
        <w:rPr>
          <w:rFonts w:cstheme="minorHAnsi"/>
          <w:b/>
          <w:sz w:val="40"/>
        </w:rPr>
        <w:t xml:space="preserve">Session </w:t>
      </w:r>
      <w:r w:rsidR="004A192C">
        <w:rPr>
          <w:rFonts w:cstheme="minorHAnsi"/>
          <w:b/>
          <w:color w:val="FF0000"/>
          <w:sz w:val="40"/>
        </w:rPr>
        <w:t>3548</w:t>
      </w:r>
    </w:p>
    <w:p w14:paraId="3FA746D4" w14:textId="46442997" w:rsidR="001F153E" w:rsidRPr="004A192C" w:rsidRDefault="001F153E" w:rsidP="001F153E">
      <w:pPr>
        <w:rPr>
          <w:rFonts w:cstheme="minorHAnsi"/>
          <w:b/>
          <w:sz w:val="40"/>
          <w:szCs w:val="40"/>
        </w:rPr>
      </w:pPr>
      <w:r w:rsidRPr="004A192C">
        <w:rPr>
          <w:rFonts w:cstheme="minorHAnsi"/>
          <w:b/>
          <w:sz w:val="40"/>
          <w:szCs w:val="40"/>
        </w:rPr>
        <w:t>Session Title</w:t>
      </w:r>
      <w:r w:rsidRPr="004A192C">
        <w:rPr>
          <w:rFonts w:cstheme="minorHAnsi"/>
          <w:b/>
          <w:color w:val="FF0000"/>
          <w:sz w:val="40"/>
        </w:rPr>
        <w:t xml:space="preserve"> </w:t>
      </w:r>
      <w:r w:rsidR="00C56867" w:rsidRPr="00C56867">
        <w:rPr>
          <w:rFonts w:cstheme="minorHAnsi"/>
          <w:b/>
          <w:color w:val="FF0000"/>
          <w:sz w:val="40"/>
        </w:rPr>
        <w:t>Building a web app that uses your model</w:t>
      </w:r>
    </w:p>
    <w:p w14:paraId="24A22DAA" w14:textId="577692E0" w:rsidR="001F153E" w:rsidRPr="001F153E" w:rsidRDefault="00C56867" w:rsidP="001F153E">
      <w:pPr>
        <w:rPr>
          <w:rFonts w:asciiTheme="majorHAnsi" w:hAnsiTheme="majorHAnsi" w:cs="Arial"/>
        </w:rPr>
      </w:pPr>
      <w:r w:rsidRPr="009C15B6">
        <w:rPr>
          <w:noProof/>
          <w:color w:val="808080" w:themeColor="background1" w:themeShade="80"/>
          <w:sz w:val="56"/>
          <w:lang w:val="en-AU" w:eastAsia="en-AU"/>
        </w:rPr>
        <w:drawing>
          <wp:inline distT="0" distB="0" distL="0" distR="0" wp14:anchorId="7AED7D27" wp14:editId="03E742F3">
            <wp:extent cx="5731510" cy="336296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9708" w14:textId="77777777" w:rsidR="00CA2616" w:rsidRPr="00CA2616" w:rsidRDefault="00CA2616" w:rsidP="00CA2616">
      <w:pPr>
        <w:rPr>
          <w:rFonts w:asciiTheme="majorHAnsi" w:hAnsiTheme="majorHAnsi" w:cs="Arial"/>
          <w:lang w:val="nl-NL"/>
        </w:rPr>
      </w:pPr>
      <w:r w:rsidRPr="00CA2616">
        <w:rPr>
          <w:rFonts w:asciiTheme="majorHAnsi" w:hAnsiTheme="majorHAnsi" w:cs="Arial"/>
          <w:lang w:val="nl-NL"/>
        </w:rPr>
        <w:t>Hubert Heijkers, IBM, hubert.heijkers@nl.ibm.com</w:t>
      </w:r>
    </w:p>
    <w:p w14:paraId="63E5D67A" w14:textId="18310BBD" w:rsidR="00D313CD" w:rsidRPr="00CA2616" w:rsidRDefault="00D313CD" w:rsidP="001F153E">
      <w:pPr>
        <w:rPr>
          <w:rFonts w:asciiTheme="majorHAnsi" w:hAnsiTheme="majorHAnsi" w:cs="Arial"/>
          <w:lang w:val="nl-NL"/>
        </w:rPr>
      </w:pPr>
    </w:p>
    <w:p w14:paraId="509715D6" w14:textId="5E47F8CC" w:rsidR="001F153E" w:rsidRPr="00CA2616" w:rsidRDefault="001F153E">
      <w:pPr>
        <w:rPr>
          <w:rFonts w:asciiTheme="majorHAnsi" w:hAnsiTheme="majorHAnsi"/>
          <w:lang w:val="nl-NL"/>
        </w:rPr>
      </w:pPr>
    </w:p>
    <w:p w14:paraId="65836801" w14:textId="1C3C8A11" w:rsidR="003C35FC" w:rsidRDefault="003C35FC" w:rsidP="003C35FC">
      <w:pPr>
        <w:pStyle w:val="Heading1"/>
      </w:pPr>
      <w:bookmarkStart w:id="0" w:name="_Toc464562744"/>
      <w:bookmarkStart w:id="1" w:name="_Toc464660310"/>
      <w:r>
        <w:lastRenderedPageBreak/>
        <w:t>Start-up the Canvas application server</w:t>
      </w:r>
      <w:bookmarkEnd w:id="0"/>
      <w:bookmarkEnd w:id="1"/>
    </w:p>
    <w:p w14:paraId="7D39D636" w14:textId="77777777" w:rsidR="003C35FC" w:rsidRDefault="003C35FC" w:rsidP="003C35FC"/>
    <w:p w14:paraId="2EDBCC61" w14:textId="77777777" w:rsidR="003C35FC" w:rsidRDefault="003C35FC" w:rsidP="003C35FC">
      <w:r w:rsidRPr="006645E9">
        <w:t xml:space="preserve">Canvas uses </w:t>
      </w:r>
      <w:proofErr w:type="spellStart"/>
      <w:proofErr w:type="gramStart"/>
      <w:r w:rsidRPr="006645E9">
        <w:t>a</w:t>
      </w:r>
      <w:proofErr w:type="spellEnd"/>
      <w:proofErr w:type="gramEnd"/>
      <w:r w:rsidRPr="006645E9">
        <w:t xml:space="preserve"> </w:t>
      </w:r>
      <w:r w:rsidRPr="00A93068">
        <w:rPr>
          <w:rStyle w:val="Hyperlink"/>
          <w:rFonts w:cstheme="minorHAnsi"/>
          <w:color w:val="1970B0"/>
        </w:rPr>
        <w:t>Apache Tomcat</w:t>
      </w:r>
      <w:r w:rsidRPr="00F137E7">
        <w:rPr>
          <w:color w:val="FF2B55"/>
        </w:rPr>
        <w:t xml:space="preserve"> </w:t>
      </w:r>
      <w:r w:rsidRPr="006645E9">
        <w:t xml:space="preserve">server, which is different to an Apache HTTP Server. Tomcat is a Java application server that can be used for lots of purposes including serving HTML pages, CSS, </w:t>
      </w:r>
      <w:proofErr w:type="gramStart"/>
      <w:r w:rsidRPr="006645E9">
        <w:t>etc..</w:t>
      </w:r>
      <w:proofErr w:type="gramEnd"/>
    </w:p>
    <w:p w14:paraId="413C7B55" w14:textId="77777777" w:rsidR="003C35FC" w:rsidRDefault="003C35FC" w:rsidP="003C35FC">
      <w:r>
        <w:t xml:space="preserve">To start-up the Tomcat server, you need to double click on </w:t>
      </w:r>
      <w:r>
        <w:rPr>
          <w:rStyle w:val="Hyperlink"/>
          <w:rFonts w:cstheme="minorHAnsi"/>
          <w:color w:val="1970B0"/>
        </w:rPr>
        <w:t>C:\HOL-TM1SDK\canvas\start.bat</w:t>
      </w:r>
      <w:r>
        <w:t>:</w:t>
      </w:r>
    </w:p>
    <w:p w14:paraId="48543A67" w14:textId="165DA389" w:rsidR="003C35FC" w:rsidRDefault="003C35FC" w:rsidP="003C35FC">
      <w:pPr>
        <w:jc w:val="center"/>
        <w:rPr>
          <w:rFonts w:ascii="adobe-garamond-pro" w:hAnsi="adobe-garamond-pro"/>
          <w:sz w:val="27"/>
          <w:szCs w:val="27"/>
          <w:shd w:val="clear" w:color="auto" w:fill="FFFFFF"/>
        </w:rPr>
      </w:pPr>
      <w:ins w:id="2" w:author="Hubert Heijkers" w:date="2016-10-18T15:41:00Z">
        <w:r>
          <w:rPr>
            <w:noProof/>
            <w:lang w:eastAsia="en-AU"/>
          </w:rPr>
          <w:drawing>
            <wp:inline distT="0" distB="0" distL="0" distR="0" wp14:anchorId="42B83B59" wp14:editId="30C9AB29">
              <wp:extent cx="5731510" cy="2629535"/>
              <wp:effectExtent l="0" t="0" r="254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6295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1577C96" w14:textId="705617E1" w:rsidR="00EF641B" w:rsidRPr="00EF641B" w:rsidRDefault="00EF641B" w:rsidP="00EF641B">
      <w:r w:rsidRPr="00EF641B">
        <w:t>And then click Allow access:</w:t>
      </w:r>
      <w:bookmarkStart w:id="3" w:name="_GoBack"/>
      <w:bookmarkEnd w:id="3"/>
    </w:p>
    <w:p w14:paraId="38F2D5F7" w14:textId="75700699" w:rsidR="00EF641B" w:rsidRDefault="00EF641B" w:rsidP="00EF641B">
      <w:pPr>
        <w:rPr>
          <w:rFonts w:ascii="adobe-garamond-pro" w:hAnsi="adobe-garamond-pro"/>
          <w:sz w:val="27"/>
          <w:szCs w:val="27"/>
          <w:shd w:val="clear" w:color="auto" w:fill="FFFFFF"/>
        </w:rPr>
      </w:pPr>
      <w:r w:rsidRPr="00EF641B">
        <w:rPr>
          <w:rFonts w:ascii="adobe-garamond-pro" w:hAnsi="adobe-garamond-pro"/>
          <w:sz w:val="27"/>
          <w:szCs w:val="27"/>
          <w:shd w:val="clear" w:color="auto" w:fill="FFFFFF"/>
        </w:rPr>
        <w:drawing>
          <wp:inline distT="0" distB="0" distL="0" distR="0" wp14:anchorId="65BA1C75" wp14:editId="7FBA6F1D">
            <wp:extent cx="5943600" cy="327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690B" w14:textId="77777777" w:rsidR="003C35FC" w:rsidRDefault="003C35FC" w:rsidP="003C35FC">
      <w:r>
        <w:t>It’s going to start the Tomcat server:</w:t>
      </w:r>
    </w:p>
    <w:p w14:paraId="6837ACDA" w14:textId="77777777" w:rsidR="003C35FC" w:rsidRDefault="003C35FC" w:rsidP="003C35FC">
      <w:pPr>
        <w:jc w:val="center"/>
      </w:pPr>
      <w:r w:rsidRPr="00F20031">
        <w:rPr>
          <w:noProof/>
          <w:lang w:val="en-AU" w:eastAsia="en-AU"/>
        </w:rPr>
        <w:drawing>
          <wp:inline distT="0" distB="0" distL="0" distR="0" wp14:anchorId="43B817F7" wp14:editId="087C30EE">
            <wp:extent cx="3595732" cy="2402006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755" cy="24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0994" w14:textId="77777777" w:rsidR="003C35FC" w:rsidRDefault="003C35FC" w:rsidP="003C35FC">
      <w:r>
        <w:br w:type="page"/>
      </w:r>
    </w:p>
    <w:p w14:paraId="1A50BBB7" w14:textId="77777777" w:rsidR="003C35FC" w:rsidRDefault="003C35FC" w:rsidP="003C35FC">
      <w:r w:rsidRPr="00F80677">
        <w:t>Canvas uses a combination of </w:t>
      </w:r>
      <w:r w:rsidRPr="00A93068">
        <w:rPr>
          <w:rStyle w:val="Hyperlink"/>
          <w:rFonts w:cstheme="minorHAnsi"/>
          <w:color w:val="1970B0"/>
        </w:rPr>
        <w:t>client side components</w:t>
      </w:r>
      <w:r w:rsidRPr="00F80677">
        <w:rPr>
          <w:color w:val="FF2B55"/>
        </w:rPr>
        <w:t> </w:t>
      </w:r>
      <w:r w:rsidRPr="00F80677">
        <w:t>and an </w:t>
      </w:r>
      <w:r w:rsidRPr="00A93068">
        <w:rPr>
          <w:rStyle w:val="Hyperlink"/>
          <w:rFonts w:cstheme="minorHAnsi"/>
          <w:color w:val="1970B0"/>
        </w:rPr>
        <w:t>application server</w:t>
      </w:r>
      <w:r w:rsidRPr="00F80677">
        <w:rPr>
          <w:color w:val="FF2B55"/>
        </w:rPr>
        <w:t> </w:t>
      </w:r>
      <w:r w:rsidRPr="00F80677">
        <w:t>that simplifies requests to the TM1 server</w:t>
      </w:r>
      <w:r>
        <w:t>:</w:t>
      </w:r>
    </w:p>
    <w:p w14:paraId="263E13AE" w14:textId="77777777" w:rsidR="003C35FC" w:rsidRDefault="003C35FC" w:rsidP="003C35FC"/>
    <w:p w14:paraId="3685B687" w14:textId="77777777" w:rsidR="003C35FC" w:rsidRPr="006645E9" w:rsidRDefault="003C35FC" w:rsidP="003C35FC">
      <w:r w:rsidRPr="00F80677">
        <w:rPr>
          <w:noProof/>
          <w:lang w:val="en-AU" w:eastAsia="en-AU"/>
        </w:rPr>
        <w:drawing>
          <wp:inline distT="0" distB="0" distL="0" distR="0" wp14:anchorId="34BA71C5" wp14:editId="6FAB6C41">
            <wp:extent cx="5731510" cy="3101009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03"/>
                    <a:stretch/>
                  </pic:blipFill>
                  <pic:spPr bwMode="auto">
                    <a:xfrm>
                      <a:off x="0" y="0"/>
                      <a:ext cx="5731510" cy="310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EFE23" w14:textId="77777777" w:rsidR="0090362B" w:rsidRDefault="0090362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sectPr w:rsidR="0090362B" w:rsidSect="00B55DC0"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9A3283" w14:textId="77777777" w:rsidR="001D7E23" w:rsidRDefault="001D7E23" w:rsidP="00D218EB">
      <w:pPr>
        <w:spacing w:after="0" w:line="240" w:lineRule="auto"/>
      </w:pPr>
      <w:r>
        <w:separator/>
      </w:r>
    </w:p>
  </w:endnote>
  <w:endnote w:type="continuationSeparator" w:id="0">
    <w:p w14:paraId="38269098" w14:textId="77777777" w:rsidR="001D7E23" w:rsidRDefault="001D7E23" w:rsidP="00D21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-garamond-pr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832BE" w14:textId="045D140F" w:rsidR="00A93068" w:rsidRPr="00D218EB" w:rsidRDefault="00A93068">
    <w:pPr>
      <w:pStyle w:val="Footer"/>
      <w:jc w:val="center"/>
      <w:rPr>
        <w:sz w:val="20"/>
        <w:szCs w:val="20"/>
      </w:rPr>
    </w:pPr>
    <w:r w:rsidRPr="00B55DC0">
      <w:rPr>
        <w:noProof/>
        <w:lang w:val="en-AU" w:eastAsia="en-AU"/>
      </w:rPr>
      <w:drawing>
        <wp:anchor distT="0" distB="0" distL="114300" distR="114300" simplePos="0" relativeHeight="251647488" behindDoc="0" locked="0" layoutInCell="1" allowOverlap="1" wp14:anchorId="4B874B27" wp14:editId="1B1D4885">
          <wp:simplePos x="0" y="0"/>
          <wp:positionH relativeFrom="column">
            <wp:posOffset>-647396</wp:posOffset>
          </wp:positionH>
          <wp:positionV relativeFrom="paragraph">
            <wp:posOffset>-135890</wp:posOffset>
          </wp:positionV>
          <wp:extent cx="762000" cy="710213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4" descr="Insight15-Core Graphic-FNL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7102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218EB">
      <w:rPr>
        <w:sz w:val="20"/>
        <w:szCs w:val="20"/>
      </w:rPr>
      <w:fldChar w:fldCharType="begin"/>
    </w:r>
    <w:r w:rsidRPr="00D218EB">
      <w:rPr>
        <w:sz w:val="20"/>
        <w:szCs w:val="20"/>
      </w:rPr>
      <w:instrText xml:space="preserve"> PAGE   \* MERGEFORMAT </w:instrText>
    </w:r>
    <w:r w:rsidRPr="00D218EB">
      <w:rPr>
        <w:sz w:val="20"/>
        <w:szCs w:val="20"/>
      </w:rPr>
      <w:fldChar w:fldCharType="separate"/>
    </w:r>
    <w:r w:rsidR="00EF641B">
      <w:rPr>
        <w:noProof/>
        <w:sz w:val="20"/>
        <w:szCs w:val="20"/>
      </w:rPr>
      <w:t>2</w:t>
    </w:r>
    <w:r w:rsidRPr="00D218EB">
      <w:rPr>
        <w:noProof/>
        <w:sz w:val="20"/>
        <w:szCs w:val="20"/>
      </w:rPr>
      <w:fldChar w:fldCharType="end"/>
    </w:r>
  </w:p>
  <w:p w14:paraId="1E3A17DF" w14:textId="77777777" w:rsidR="00A93068" w:rsidRDefault="00A930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AF4DDC" w14:textId="77777777" w:rsidR="001D7E23" w:rsidRDefault="001D7E23" w:rsidP="00D218EB">
      <w:pPr>
        <w:spacing w:after="0" w:line="240" w:lineRule="auto"/>
      </w:pPr>
      <w:r>
        <w:separator/>
      </w:r>
    </w:p>
  </w:footnote>
  <w:footnote w:type="continuationSeparator" w:id="0">
    <w:p w14:paraId="5F9BD221" w14:textId="77777777" w:rsidR="001D7E23" w:rsidRDefault="001D7E23" w:rsidP="00D218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54FBA"/>
    <w:multiLevelType w:val="hybridMultilevel"/>
    <w:tmpl w:val="A5B8F4DA"/>
    <w:lvl w:ilvl="0" w:tplc="9334B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86EB5"/>
    <w:multiLevelType w:val="multilevel"/>
    <w:tmpl w:val="C51A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334E3"/>
    <w:multiLevelType w:val="hybridMultilevel"/>
    <w:tmpl w:val="B1FECA0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B0D6D"/>
    <w:multiLevelType w:val="hybridMultilevel"/>
    <w:tmpl w:val="C300544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D4EEE"/>
    <w:multiLevelType w:val="hybridMultilevel"/>
    <w:tmpl w:val="83ACECF8"/>
    <w:lvl w:ilvl="0" w:tplc="88162BF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579B7"/>
    <w:multiLevelType w:val="hybridMultilevel"/>
    <w:tmpl w:val="959E55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63508"/>
    <w:multiLevelType w:val="hybridMultilevel"/>
    <w:tmpl w:val="327E5F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2368D"/>
    <w:multiLevelType w:val="hybridMultilevel"/>
    <w:tmpl w:val="059451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297092"/>
    <w:multiLevelType w:val="hybridMultilevel"/>
    <w:tmpl w:val="44304F3C"/>
    <w:lvl w:ilvl="0" w:tplc="9B52192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70AAF"/>
    <w:multiLevelType w:val="hybridMultilevel"/>
    <w:tmpl w:val="EEACC188"/>
    <w:lvl w:ilvl="0" w:tplc="0D049D3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B44058"/>
    <w:multiLevelType w:val="hybridMultilevel"/>
    <w:tmpl w:val="D1761A8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3A4534"/>
    <w:multiLevelType w:val="hybridMultilevel"/>
    <w:tmpl w:val="0200F9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D4327B"/>
    <w:multiLevelType w:val="hybridMultilevel"/>
    <w:tmpl w:val="51A6C904"/>
    <w:lvl w:ilvl="0" w:tplc="BC6C111A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D24A5E"/>
    <w:multiLevelType w:val="multilevel"/>
    <w:tmpl w:val="7F5EC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303F4F"/>
    <w:multiLevelType w:val="hybridMultilevel"/>
    <w:tmpl w:val="E4E849DA"/>
    <w:lvl w:ilvl="0" w:tplc="8F16E9D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BB2C1F"/>
    <w:multiLevelType w:val="hybridMultilevel"/>
    <w:tmpl w:val="B4F2439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6C9736DF"/>
    <w:multiLevelType w:val="hybridMultilevel"/>
    <w:tmpl w:val="94D2D7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52717"/>
    <w:multiLevelType w:val="multilevel"/>
    <w:tmpl w:val="A50A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227C3A"/>
    <w:multiLevelType w:val="hybridMultilevel"/>
    <w:tmpl w:val="632AAC7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EF009A"/>
    <w:multiLevelType w:val="hybridMultilevel"/>
    <w:tmpl w:val="5E7AF58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8"/>
  </w:num>
  <w:num w:numId="4">
    <w:abstractNumId w:val="4"/>
  </w:num>
  <w:num w:numId="5">
    <w:abstractNumId w:val="9"/>
  </w:num>
  <w:num w:numId="6">
    <w:abstractNumId w:val="2"/>
  </w:num>
  <w:num w:numId="7">
    <w:abstractNumId w:val="11"/>
  </w:num>
  <w:num w:numId="8">
    <w:abstractNumId w:val="3"/>
  </w:num>
  <w:num w:numId="9">
    <w:abstractNumId w:val="6"/>
  </w:num>
  <w:num w:numId="10">
    <w:abstractNumId w:val="19"/>
  </w:num>
  <w:num w:numId="11">
    <w:abstractNumId w:val="14"/>
  </w:num>
  <w:num w:numId="12">
    <w:abstractNumId w:val="18"/>
  </w:num>
  <w:num w:numId="13">
    <w:abstractNumId w:val="17"/>
  </w:num>
  <w:num w:numId="14">
    <w:abstractNumId w:val="1"/>
  </w:num>
  <w:num w:numId="15">
    <w:abstractNumId w:val="13"/>
  </w:num>
  <w:num w:numId="16">
    <w:abstractNumId w:val="5"/>
  </w:num>
  <w:num w:numId="17">
    <w:abstractNumId w:val="10"/>
  </w:num>
  <w:num w:numId="18">
    <w:abstractNumId w:val="0"/>
  </w:num>
  <w:num w:numId="19">
    <w:abstractNumId w:val="7"/>
  </w:num>
  <w:num w:numId="20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ubert Heijkers">
    <w15:presenceInfo w15:providerId="Windows Live" w15:userId="b3ade7a8ced439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53E"/>
    <w:rsid w:val="00012961"/>
    <w:rsid w:val="000163D9"/>
    <w:rsid w:val="000728A3"/>
    <w:rsid w:val="00080AB1"/>
    <w:rsid w:val="00087096"/>
    <w:rsid w:val="00087F87"/>
    <w:rsid w:val="00095931"/>
    <w:rsid w:val="000C4AF3"/>
    <w:rsid w:val="0010790A"/>
    <w:rsid w:val="0011265A"/>
    <w:rsid w:val="00112E2C"/>
    <w:rsid w:val="0013627C"/>
    <w:rsid w:val="00143E9D"/>
    <w:rsid w:val="00144387"/>
    <w:rsid w:val="00165AD0"/>
    <w:rsid w:val="00172007"/>
    <w:rsid w:val="001736AF"/>
    <w:rsid w:val="00182BB0"/>
    <w:rsid w:val="001874E8"/>
    <w:rsid w:val="001D5595"/>
    <w:rsid w:val="001D7E23"/>
    <w:rsid w:val="001F153E"/>
    <w:rsid w:val="001F7983"/>
    <w:rsid w:val="002159B9"/>
    <w:rsid w:val="00223127"/>
    <w:rsid w:val="00225933"/>
    <w:rsid w:val="00262D87"/>
    <w:rsid w:val="00277460"/>
    <w:rsid w:val="002846C6"/>
    <w:rsid w:val="00293B88"/>
    <w:rsid w:val="002951CA"/>
    <w:rsid w:val="002C4468"/>
    <w:rsid w:val="002C772F"/>
    <w:rsid w:val="002F315C"/>
    <w:rsid w:val="00337599"/>
    <w:rsid w:val="00353966"/>
    <w:rsid w:val="00374C13"/>
    <w:rsid w:val="0039004E"/>
    <w:rsid w:val="00395B22"/>
    <w:rsid w:val="00396570"/>
    <w:rsid w:val="003C35FC"/>
    <w:rsid w:val="003F5433"/>
    <w:rsid w:val="004361CD"/>
    <w:rsid w:val="00437AA8"/>
    <w:rsid w:val="00467F7C"/>
    <w:rsid w:val="0047297D"/>
    <w:rsid w:val="004A192C"/>
    <w:rsid w:val="00500FCF"/>
    <w:rsid w:val="00514116"/>
    <w:rsid w:val="0052669C"/>
    <w:rsid w:val="00527FB0"/>
    <w:rsid w:val="00530B3C"/>
    <w:rsid w:val="00545657"/>
    <w:rsid w:val="00565827"/>
    <w:rsid w:val="005777A6"/>
    <w:rsid w:val="005961D9"/>
    <w:rsid w:val="005A2594"/>
    <w:rsid w:val="005B5223"/>
    <w:rsid w:val="005B53F3"/>
    <w:rsid w:val="005B7C60"/>
    <w:rsid w:val="005C744B"/>
    <w:rsid w:val="005F254E"/>
    <w:rsid w:val="005F672C"/>
    <w:rsid w:val="006075C2"/>
    <w:rsid w:val="00636497"/>
    <w:rsid w:val="00645E0D"/>
    <w:rsid w:val="0065474F"/>
    <w:rsid w:val="006801FC"/>
    <w:rsid w:val="006B2687"/>
    <w:rsid w:val="006B685C"/>
    <w:rsid w:val="006D2B9D"/>
    <w:rsid w:val="006F40F9"/>
    <w:rsid w:val="007542AB"/>
    <w:rsid w:val="007700DF"/>
    <w:rsid w:val="00771296"/>
    <w:rsid w:val="00775410"/>
    <w:rsid w:val="007B211E"/>
    <w:rsid w:val="007D7151"/>
    <w:rsid w:val="00802AAE"/>
    <w:rsid w:val="008266FB"/>
    <w:rsid w:val="00843D14"/>
    <w:rsid w:val="008675FB"/>
    <w:rsid w:val="0088333C"/>
    <w:rsid w:val="00885C0D"/>
    <w:rsid w:val="0090362B"/>
    <w:rsid w:val="00915A06"/>
    <w:rsid w:val="00943BF1"/>
    <w:rsid w:val="00945F71"/>
    <w:rsid w:val="0095301E"/>
    <w:rsid w:val="0095444B"/>
    <w:rsid w:val="00961A5D"/>
    <w:rsid w:val="00983D09"/>
    <w:rsid w:val="009D04CD"/>
    <w:rsid w:val="009D24CF"/>
    <w:rsid w:val="00A071C7"/>
    <w:rsid w:val="00A32CC4"/>
    <w:rsid w:val="00A83219"/>
    <w:rsid w:val="00A93068"/>
    <w:rsid w:val="00AB1872"/>
    <w:rsid w:val="00AB4F6B"/>
    <w:rsid w:val="00AC6420"/>
    <w:rsid w:val="00AE5840"/>
    <w:rsid w:val="00B01BC6"/>
    <w:rsid w:val="00B34144"/>
    <w:rsid w:val="00B501B1"/>
    <w:rsid w:val="00B55DC0"/>
    <w:rsid w:val="00B81EC6"/>
    <w:rsid w:val="00B93A1D"/>
    <w:rsid w:val="00BC17B3"/>
    <w:rsid w:val="00BD706E"/>
    <w:rsid w:val="00BE1316"/>
    <w:rsid w:val="00BE247C"/>
    <w:rsid w:val="00BE38FE"/>
    <w:rsid w:val="00BF4FEB"/>
    <w:rsid w:val="00BF652A"/>
    <w:rsid w:val="00C020E3"/>
    <w:rsid w:val="00C56867"/>
    <w:rsid w:val="00C5710C"/>
    <w:rsid w:val="00C84916"/>
    <w:rsid w:val="00C907E7"/>
    <w:rsid w:val="00C9382D"/>
    <w:rsid w:val="00CA2616"/>
    <w:rsid w:val="00CA3D69"/>
    <w:rsid w:val="00CC3ECE"/>
    <w:rsid w:val="00CD26FC"/>
    <w:rsid w:val="00CF0DA4"/>
    <w:rsid w:val="00CF6929"/>
    <w:rsid w:val="00D0157F"/>
    <w:rsid w:val="00D1245A"/>
    <w:rsid w:val="00D20EF8"/>
    <w:rsid w:val="00D218EB"/>
    <w:rsid w:val="00D22CEC"/>
    <w:rsid w:val="00D313CD"/>
    <w:rsid w:val="00D820B8"/>
    <w:rsid w:val="00D879B8"/>
    <w:rsid w:val="00DA3E7E"/>
    <w:rsid w:val="00DA5451"/>
    <w:rsid w:val="00DA7E62"/>
    <w:rsid w:val="00DB0B73"/>
    <w:rsid w:val="00DB4580"/>
    <w:rsid w:val="00DC029B"/>
    <w:rsid w:val="00DC5874"/>
    <w:rsid w:val="00DE72D6"/>
    <w:rsid w:val="00E1754E"/>
    <w:rsid w:val="00E20820"/>
    <w:rsid w:val="00E2268D"/>
    <w:rsid w:val="00E30F72"/>
    <w:rsid w:val="00E449B5"/>
    <w:rsid w:val="00E55591"/>
    <w:rsid w:val="00EA2784"/>
    <w:rsid w:val="00EA7555"/>
    <w:rsid w:val="00EC5B50"/>
    <w:rsid w:val="00EE794C"/>
    <w:rsid w:val="00EF07E3"/>
    <w:rsid w:val="00EF194F"/>
    <w:rsid w:val="00EF641B"/>
    <w:rsid w:val="00F158A2"/>
    <w:rsid w:val="00F602D6"/>
    <w:rsid w:val="00FF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B77B0E"/>
  <w15:docId w15:val="{DF3706D1-3507-4753-AFD0-1BA8DC7D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5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5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5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65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F65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5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15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15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218E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18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18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18E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218EB"/>
    <w:rPr>
      <w:color w:val="0563C1" w:themeColor="hyperlink"/>
      <w:u w:val="single"/>
    </w:rPr>
  </w:style>
  <w:style w:type="paragraph" w:customStyle="1" w:styleId="DefaultLTTitel">
    <w:name w:val="Default~LT~Titel"/>
    <w:rsid w:val="00D218EB"/>
    <w:pPr>
      <w:widowControl w:val="0"/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suppressAutoHyphens/>
      <w:autoSpaceDE w:val="0"/>
      <w:spacing w:after="0" w:line="204" w:lineRule="auto"/>
    </w:pPr>
    <w:rPr>
      <w:rFonts w:ascii="MS PGothic" w:eastAsia="MS PGothic" w:hAnsi="MS PGothic" w:cs="MS PGothic"/>
      <w:color w:val="17AF4B"/>
      <w:sz w:val="56"/>
      <w:szCs w:val="56"/>
      <w:lang w:eastAsia="hi-IN" w:bidi="hi-IN"/>
    </w:rPr>
  </w:style>
  <w:style w:type="paragraph" w:styleId="Header">
    <w:name w:val="header"/>
    <w:basedOn w:val="Normal"/>
    <w:link w:val="HeaderChar"/>
    <w:uiPriority w:val="99"/>
    <w:unhideWhenUsed/>
    <w:rsid w:val="00D21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8EB"/>
  </w:style>
  <w:style w:type="paragraph" w:styleId="Footer">
    <w:name w:val="footer"/>
    <w:basedOn w:val="Normal"/>
    <w:link w:val="FooterChar"/>
    <w:uiPriority w:val="99"/>
    <w:unhideWhenUsed/>
    <w:rsid w:val="00D21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8EB"/>
  </w:style>
  <w:style w:type="paragraph" w:styleId="BalloonText">
    <w:name w:val="Balloon Text"/>
    <w:basedOn w:val="Normal"/>
    <w:link w:val="BalloonTextChar"/>
    <w:uiPriority w:val="99"/>
    <w:semiHidden/>
    <w:unhideWhenUsed/>
    <w:rsid w:val="00DA3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E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315C"/>
    <w:pPr>
      <w:spacing w:before="80" w:after="80"/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F652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F652A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Code">
    <w:name w:val="Code"/>
    <w:basedOn w:val="Normal"/>
    <w:link w:val="CodeChar"/>
    <w:qFormat/>
    <w:rsid w:val="00645E0D"/>
    <w:pPr>
      <w:contextualSpacing/>
    </w:pPr>
    <w:rPr>
      <w:rFonts w:ascii="Consolas" w:hAnsi="Consolas"/>
      <w:sz w:val="20"/>
      <w:szCs w:val="20"/>
    </w:rPr>
  </w:style>
  <w:style w:type="paragraph" w:customStyle="1" w:styleId="Code-Comment">
    <w:name w:val="Code-Comment"/>
    <w:basedOn w:val="Code"/>
    <w:link w:val="Code-CommentChar"/>
    <w:qFormat/>
    <w:rsid w:val="00645E0D"/>
    <w:pPr>
      <w:spacing w:after="0"/>
    </w:pPr>
    <w:rPr>
      <w:color w:val="70AD47" w:themeColor="accent6"/>
    </w:rPr>
  </w:style>
  <w:style w:type="character" w:customStyle="1" w:styleId="CodeChar">
    <w:name w:val="Code Char"/>
    <w:basedOn w:val="DefaultParagraphFont"/>
    <w:link w:val="Code"/>
    <w:rsid w:val="00645E0D"/>
    <w:rPr>
      <w:rFonts w:ascii="Consolas" w:hAnsi="Consolas"/>
      <w:sz w:val="20"/>
      <w:szCs w:val="20"/>
    </w:rPr>
  </w:style>
  <w:style w:type="character" w:customStyle="1" w:styleId="Code-CommentChar">
    <w:name w:val="Code-Comment Char"/>
    <w:basedOn w:val="CodeChar"/>
    <w:link w:val="Code-Comment"/>
    <w:rsid w:val="00645E0D"/>
    <w:rPr>
      <w:rFonts w:ascii="Consolas" w:hAnsi="Consolas"/>
      <w:color w:val="70AD47" w:themeColor="accent6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163D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754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75410"/>
  </w:style>
  <w:style w:type="table" w:styleId="TableGrid">
    <w:name w:val="Table Grid"/>
    <w:basedOn w:val="TableNormal"/>
    <w:uiPriority w:val="39"/>
    <w:rsid w:val="00C56867"/>
    <w:pPr>
      <w:spacing w:after="0" w:line="240" w:lineRule="auto"/>
    </w:pPr>
    <w:rPr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C56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styleId="Strong">
    <w:name w:val="Strong"/>
    <w:basedOn w:val="DefaultParagraphFont"/>
    <w:uiPriority w:val="22"/>
    <w:qFormat/>
    <w:rsid w:val="00C5686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68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6867"/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cm-tag">
    <w:name w:val="cm-tag"/>
    <w:basedOn w:val="DefaultParagraphFont"/>
    <w:rsid w:val="00C56867"/>
  </w:style>
  <w:style w:type="character" w:customStyle="1" w:styleId="cm-attribute">
    <w:name w:val="cm-attribute"/>
    <w:basedOn w:val="DefaultParagraphFont"/>
    <w:rsid w:val="00C56867"/>
  </w:style>
  <w:style w:type="character" w:customStyle="1" w:styleId="cm-string">
    <w:name w:val="cm-string"/>
    <w:basedOn w:val="DefaultParagraphFont"/>
    <w:rsid w:val="00C56867"/>
  </w:style>
  <w:style w:type="paragraph" w:styleId="NoSpacing">
    <w:name w:val="No Spacing"/>
    <w:aliases w:val="red"/>
    <w:uiPriority w:val="1"/>
    <w:qFormat/>
    <w:rsid w:val="00C56867"/>
    <w:pPr>
      <w:spacing w:after="0" w:line="240" w:lineRule="auto"/>
    </w:pPr>
    <w:rPr>
      <w:color w:val="FF2B55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4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32C94-DEAE-496D-9B11-DB69F1BF6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101</Words>
  <Characters>579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Overview</vt:lpstr>
      <vt:lpstr>    What is Canvas</vt:lpstr>
      <vt:lpstr>    Objective of the training</vt:lpstr>
      <vt:lpstr>Build the view in TM1</vt:lpstr>
      <vt:lpstr>Start-up the Canvas application server</vt:lpstr>
      <vt:lpstr>Open the canvas source editor</vt:lpstr>
      <vt:lpstr>Replace the string "Product selection" with a SUBNM</vt:lpstr>
      <vt:lpstr>Update the 3 "Value" fields</vt:lpstr>
      <vt:lpstr>    Get the right cell intersection in TM1</vt:lpstr>
      <vt:lpstr>    Replace the first "VALUE" panel</vt:lpstr>
      <vt:lpstr>    Make the DBR dynamic</vt:lpstr>
      <vt:lpstr>    Update the 2 others "VALUE" fields</vt:lpstr>
      <vt:lpstr>Table</vt:lpstr>
      <vt:lpstr>    Create the rowset</vt:lpstr>
      <vt:lpstr>    Populate the table with values</vt:lpstr>
      <vt:lpstr>Chart</vt:lpstr>
      <vt:lpstr>Advance dashboard</vt:lpstr>
      <vt:lpstr>    Indentation</vt:lpstr>
      <vt:lpstr>    Traffic lights</vt:lpstr>
      <vt:lpstr>    Conditional Formatting</vt:lpstr>
    </vt:vector>
  </TitlesOfParts>
  <Company>IBM Corporation</Company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ADMINIBM</dc:creator>
  <cp:lastModifiedBy>Vincent Viau</cp:lastModifiedBy>
  <cp:revision>4</cp:revision>
  <cp:lastPrinted>2016-10-18T07:47:00Z</cp:lastPrinted>
  <dcterms:created xsi:type="dcterms:W3CDTF">2016-10-19T06:11:00Z</dcterms:created>
  <dcterms:modified xsi:type="dcterms:W3CDTF">2016-10-19T06:56:00Z</dcterms:modified>
</cp:coreProperties>
</file>
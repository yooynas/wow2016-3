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lang w:val="en-AU" w:eastAsia="en-AU"/>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77777777" w:rsidR="001F153E" w:rsidRPr="007D7151" w:rsidRDefault="001F153E" w:rsidP="001F153E">
      <w:pPr>
        <w:rPr>
          <w:rFonts w:cs="Arial"/>
          <w:b/>
          <w:sz w:val="44"/>
          <w:szCs w:val="44"/>
        </w:rPr>
      </w:pPr>
      <w:r w:rsidRPr="007D7151">
        <w:rPr>
          <w:rFonts w:cs="Arial"/>
          <w:b/>
          <w:sz w:val="44"/>
          <w:szCs w:val="44"/>
        </w:rPr>
        <w:t>Lab Center – Hands-on Lab</w:t>
      </w:r>
    </w:p>
    <w:p w14:paraId="772C21AC" w14:textId="77777777" w:rsidR="001F153E" w:rsidRPr="001F153E" w:rsidRDefault="001F153E" w:rsidP="001F153E">
      <w:pPr>
        <w:rPr>
          <w:rFonts w:asciiTheme="majorHAnsi" w:hAnsiTheme="majorHAnsi" w:cs="Arial"/>
          <w:b/>
          <w:sz w:val="40"/>
          <w:szCs w:val="40"/>
        </w:rPr>
      </w:pPr>
    </w:p>
    <w:p w14:paraId="4CA155D6" w14:textId="0384FC04" w:rsidR="001F153E" w:rsidRPr="000C4AF3" w:rsidRDefault="001F153E" w:rsidP="001F153E">
      <w:pPr>
        <w:rPr>
          <w:rFonts w:cstheme="minorHAnsi"/>
          <w:b/>
          <w:sz w:val="40"/>
          <w:szCs w:val="40"/>
        </w:rPr>
      </w:pPr>
      <w:r w:rsidRPr="000C4AF3">
        <w:rPr>
          <w:rFonts w:cstheme="minorHAnsi"/>
          <w:b/>
          <w:sz w:val="40"/>
        </w:rPr>
        <w:t xml:space="preserve">Session </w:t>
      </w:r>
      <w:r w:rsidR="004A192C">
        <w:rPr>
          <w:rFonts w:cstheme="minorHAnsi"/>
          <w:b/>
          <w:color w:val="FF0000"/>
          <w:sz w:val="40"/>
        </w:rPr>
        <w:t>3548</w:t>
      </w:r>
    </w:p>
    <w:p w14:paraId="3FA746D4" w14:textId="5CAE9B26" w:rsidR="001F153E" w:rsidRPr="004A192C" w:rsidRDefault="001F153E" w:rsidP="001F153E">
      <w:pPr>
        <w:rPr>
          <w:rFonts w:cstheme="minorHAnsi"/>
          <w:b/>
          <w:sz w:val="40"/>
          <w:szCs w:val="40"/>
        </w:rPr>
      </w:pPr>
      <w:r w:rsidRPr="004A192C">
        <w:rPr>
          <w:rFonts w:cstheme="minorHAnsi"/>
          <w:b/>
          <w:sz w:val="40"/>
          <w:szCs w:val="40"/>
        </w:rPr>
        <w:t>Session Title</w:t>
      </w:r>
      <w:r w:rsidRPr="004A192C">
        <w:rPr>
          <w:rFonts w:cstheme="minorHAnsi"/>
          <w:b/>
          <w:color w:val="FF0000"/>
          <w:sz w:val="40"/>
        </w:rPr>
        <w:t xml:space="preserve"> </w:t>
      </w:r>
      <w:r w:rsidR="00C56867" w:rsidRPr="00C56867">
        <w:rPr>
          <w:rFonts w:cstheme="minorHAnsi"/>
          <w:b/>
          <w:color w:val="FF0000"/>
          <w:sz w:val="40"/>
        </w:rPr>
        <w:t xml:space="preserve">Building a web app </w:t>
      </w:r>
      <w:r w:rsidR="005532DC">
        <w:rPr>
          <w:rFonts w:cstheme="minorHAnsi"/>
          <w:b/>
          <w:color w:val="FF0000"/>
          <w:sz w:val="40"/>
        </w:rPr>
        <w:t>with Canvas</w:t>
      </w:r>
      <w:r w:rsidR="001C01B1">
        <w:rPr>
          <w:rFonts w:cstheme="minorHAnsi"/>
          <w:b/>
          <w:color w:val="FF0000"/>
          <w:sz w:val="40"/>
        </w:rPr>
        <w:t xml:space="preserve"> for TM1</w:t>
      </w:r>
    </w:p>
    <w:p w14:paraId="24A22DAA" w14:textId="577692E0" w:rsidR="001F153E" w:rsidRPr="001F153E" w:rsidRDefault="00C56867" w:rsidP="001F153E">
      <w:pPr>
        <w:rPr>
          <w:rFonts w:asciiTheme="majorHAnsi" w:hAnsiTheme="majorHAnsi" w:cs="Arial"/>
        </w:rPr>
      </w:pPr>
      <w:r w:rsidRPr="009C15B6">
        <w:rPr>
          <w:noProof/>
          <w:color w:val="808080" w:themeColor="background1" w:themeShade="80"/>
          <w:sz w:val="56"/>
          <w:lang w:val="en-AU" w:eastAsia="en-AU"/>
        </w:rPr>
        <w:drawing>
          <wp:inline distT="0" distB="0" distL="0" distR="0" wp14:anchorId="7AED7D27" wp14:editId="03E742F3">
            <wp:extent cx="5731510" cy="336296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62960"/>
                    </a:xfrm>
                    <a:prstGeom prst="rect">
                      <a:avLst/>
                    </a:prstGeom>
                  </pic:spPr>
                </pic:pic>
              </a:graphicData>
            </a:graphic>
          </wp:inline>
        </w:drawing>
      </w:r>
    </w:p>
    <w:p w14:paraId="54399708" w14:textId="26847A28" w:rsidR="00CA2616" w:rsidRPr="00CA2616" w:rsidRDefault="00751DC0" w:rsidP="00CA2616">
      <w:pPr>
        <w:rPr>
          <w:rFonts w:asciiTheme="majorHAnsi" w:hAnsiTheme="majorHAnsi" w:cs="Arial"/>
          <w:lang w:val="nl-NL"/>
        </w:rPr>
      </w:pPr>
      <w:r>
        <w:rPr>
          <w:rFonts w:asciiTheme="majorHAnsi" w:hAnsiTheme="majorHAnsi" w:cs="Arial"/>
          <w:lang w:val="nl-NL"/>
        </w:rPr>
        <w:t>James Downey</w:t>
      </w:r>
      <w:r w:rsidR="00CA2616" w:rsidRPr="00CA2616">
        <w:rPr>
          <w:rFonts w:asciiTheme="majorHAnsi" w:hAnsiTheme="majorHAnsi" w:cs="Arial"/>
          <w:lang w:val="nl-NL"/>
        </w:rPr>
        <w:t xml:space="preserve">, </w:t>
      </w:r>
      <w:r>
        <w:rPr>
          <w:rFonts w:asciiTheme="majorHAnsi" w:hAnsiTheme="majorHAnsi" w:cs="Arial"/>
          <w:lang w:val="nl-NL"/>
        </w:rPr>
        <w:t>Cubewise</w:t>
      </w:r>
      <w:r w:rsidR="00CA2616" w:rsidRPr="00CA2616">
        <w:rPr>
          <w:rFonts w:asciiTheme="majorHAnsi" w:hAnsiTheme="majorHAnsi" w:cs="Arial"/>
          <w:lang w:val="nl-NL"/>
        </w:rPr>
        <w:t xml:space="preserve">, </w:t>
      </w:r>
      <w:r>
        <w:rPr>
          <w:rFonts w:asciiTheme="majorHAnsi" w:hAnsiTheme="majorHAnsi" w:cs="Arial"/>
          <w:lang w:val="nl-NL"/>
        </w:rPr>
        <w:t>jdowney</w:t>
      </w:r>
      <w:r w:rsidR="00CA2616" w:rsidRPr="00CA2616">
        <w:rPr>
          <w:rFonts w:asciiTheme="majorHAnsi" w:hAnsiTheme="majorHAnsi" w:cs="Arial"/>
          <w:lang w:val="nl-NL"/>
        </w:rPr>
        <w:t>@</w:t>
      </w:r>
      <w:r>
        <w:rPr>
          <w:rFonts w:asciiTheme="majorHAnsi" w:hAnsiTheme="majorHAnsi" w:cs="Arial"/>
          <w:lang w:val="nl-NL"/>
        </w:rPr>
        <w:t>cubewise</w:t>
      </w:r>
      <w:r w:rsidR="00CA2616" w:rsidRPr="00CA2616">
        <w:rPr>
          <w:rFonts w:asciiTheme="majorHAnsi" w:hAnsiTheme="majorHAnsi" w:cs="Arial"/>
          <w:lang w:val="nl-NL"/>
        </w:rPr>
        <w:t>.com</w:t>
      </w:r>
    </w:p>
    <w:p w14:paraId="63E5D67A" w14:textId="18310BBD" w:rsidR="00D313CD" w:rsidRPr="00CA2616" w:rsidRDefault="00D313CD" w:rsidP="001F153E">
      <w:pPr>
        <w:rPr>
          <w:rFonts w:asciiTheme="majorHAnsi" w:hAnsiTheme="majorHAnsi" w:cs="Arial"/>
          <w:lang w:val="nl-NL"/>
        </w:rPr>
      </w:pPr>
    </w:p>
    <w:p w14:paraId="509715D6" w14:textId="5E47F8CC" w:rsidR="001F153E" w:rsidRPr="00CA2616" w:rsidRDefault="001F153E">
      <w:pPr>
        <w:rPr>
          <w:rFonts w:asciiTheme="majorHAnsi" w:hAnsiTheme="majorHAnsi"/>
          <w:lang w:val="nl-NL"/>
        </w:rPr>
      </w:pP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77777777" w:rsidR="00D218EB" w:rsidRPr="00DB4580" w:rsidRDefault="00D218EB">
          <w:pPr>
            <w:pStyle w:val="TOCHeading"/>
            <w:rPr>
              <w:b/>
              <w:color w:val="auto"/>
            </w:rPr>
          </w:pPr>
          <w:r w:rsidRPr="00DB4580">
            <w:rPr>
              <w:b/>
              <w:color w:val="auto"/>
            </w:rPr>
            <w:t>Table of Contents</w:t>
          </w:r>
        </w:p>
        <w:p w14:paraId="777FAA34" w14:textId="7D69D4AC" w:rsidR="00751DC0" w:rsidRDefault="00D218EB">
          <w:pPr>
            <w:pStyle w:val="TOC1"/>
            <w:tabs>
              <w:tab w:val="right" w:leader="dot" w:pos="9350"/>
            </w:tabs>
            <w:rPr>
              <w:rFonts w:eastAsiaTheme="minorEastAsia"/>
              <w:noProof/>
              <w:lang w:val="en-AU" w:eastAsia="en-AU"/>
            </w:rPr>
          </w:pPr>
          <w:r>
            <w:fldChar w:fldCharType="begin"/>
          </w:r>
          <w:r>
            <w:instrText xml:space="preserve"> TOC \o "1-3" \h \z \u </w:instrText>
          </w:r>
          <w:r>
            <w:fldChar w:fldCharType="separate"/>
          </w:r>
          <w:hyperlink w:anchor="_Toc464673455" w:history="1">
            <w:r w:rsidR="00751DC0" w:rsidRPr="000D5952">
              <w:rPr>
                <w:rStyle w:val="Hyperlink"/>
                <w:noProof/>
              </w:rPr>
              <w:t>Overview</w:t>
            </w:r>
            <w:r w:rsidR="00751DC0">
              <w:rPr>
                <w:noProof/>
                <w:webHidden/>
              </w:rPr>
              <w:tab/>
            </w:r>
            <w:r w:rsidR="00751DC0">
              <w:rPr>
                <w:noProof/>
                <w:webHidden/>
              </w:rPr>
              <w:fldChar w:fldCharType="begin"/>
            </w:r>
            <w:r w:rsidR="00751DC0">
              <w:rPr>
                <w:noProof/>
                <w:webHidden/>
              </w:rPr>
              <w:instrText xml:space="preserve"> PAGEREF _Toc464673455 \h </w:instrText>
            </w:r>
            <w:r w:rsidR="00751DC0">
              <w:rPr>
                <w:noProof/>
                <w:webHidden/>
              </w:rPr>
            </w:r>
            <w:r w:rsidR="00751DC0">
              <w:rPr>
                <w:noProof/>
                <w:webHidden/>
              </w:rPr>
              <w:fldChar w:fldCharType="separate"/>
            </w:r>
            <w:r w:rsidR="00751DC0">
              <w:rPr>
                <w:noProof/>
                <w:webHidden/>
              </w:rPr>
              <w:t>3</w:t>
            </w:r>
            <w:r w:rsidR="00751DC0">
              <w:rPr>
                <w:noProof/>
                <w:webHidden/>
              </w:rPr>
              <w:fldChar w:fldCharType="end"/>
            </w:r>
          </w:hyperlink>
        </w:p>
        <w:p w14:paraId="77B18A78" w14:textId="50CD762B" w:rsidR="00751DC0" w:rsidRDefault="00751DC0">
          <w:pPr>
            <w:pStyle w:val="TOC2"/>
            <w:tabs>
              <w:tab w:val="right" w:leader="dot" w:pos="9350"/>
            </w:tabs>
            <w:rPr>
              <w:rFonts w:eastAsiaTheme="minorEastAsia"/>
              <w:noProof/>
              <w:lang w:val="en-AU" w:eastAsia="en-AU"/>
            </w:rPr>
          </w:pPr>
          <w:hyperlink w:anchor="_Toc464673456" w:history="1">
            <w:r w:rsidRPr="000D5952">
              <w:rPr>
                <w:rStyle w:val="Hyperlink"/>
                <w:noProof/>
              </w:rPr>
              <w:t>What is Canvas</w:t>
            </w:r>
            <w:r>
              <w:rPr>
                <w:noProof/>
                <w:webHidden/>
              </w:rPr>
              <w:tab/>
            </w:r>
            <w:r>
              <w:rPr>
                <w:noProof/>
                <w:webHidden/>
              </w:rPr>
              <w:fldChar w:fldCharType="begin"/>
            </w:r>
            <w:r>
              <w:rPr>
                <w:noProof/>
                <w:webHidden/>
              </w:rPr>
              <w:instrText xml:space="preserve"> PAGEREF _Toc464673456 \h </w:instrText>
            </w:r>
            <w:r>
              <w:rPr>
                <w:noProof/>
                <w:webHidden/>
              </w:rPr>
            </w:r>
            <w:r>
              <w:rPr>
                <w:noProof/>
                <w:webHidden/>
              </w:rPr>
              <w:fldChar w:fldCharType="separate"/>
            </w:r>
            <w:r>
              <w:rPr>
                <w:noProof/>
                <w:webHidden/>
              </w:rPr>
              <w:t>3</w:t>
            </w:r>
            <w:r>
              <w:rPr>
                <w:noProof/>
                <w:webHidden/>
              </w:rPr>
              <w:fldChar w:fldCharType="end"/>
            </w:r>
          </w:hyperlink>
        </w:p>
        <w:p w14:paraId="711A07EA" w14:textId="372513FB" w:rsidR="00751DC0" w:rsidRDefault="00751DC0">
          <w:pPr>
            <w:pStyle w:val="TOC1"/>
            <w:tabs>
              <w:tab w:val="right" w:leader="dot" w:pos="9350"/>
            </w:tabs>
            <w:rPr>
              <w:rFonts w:eastAsiaTheme="minorEastAsia"/>
              <w:noProof/>
              <w:lang w:val="en-AU" w:eastAsia="en-AU"/>
            </w:rPr>
          </w:pPr>
          <w:hyperlink w:anchor="_Toc464673457" w:history="1">
            <w:r w:rsidRPr="000D5952">
              <w:rPr>
                <w:rStyle w:val="Hyperlink"/>
                <w:noProof/>
              </w:rPr>
              <w:t>Starting the Canvas application server</w:t>
            </w:r>
            <w:r>
              <w:rPr>
                <w:noProof/>
                <w:webHidden/>
              </w:rPr>
              <w:tab/>
            </w:r>
            <w:r>
              <w:rPr>
                <w:noProof/>
                <w:webHidden/>
              </w:rPr>
              <w:fldChar w:fldCharType="begin"/>
            </w:r>
            <w:r>
              <w:rPr>
                <w:noProof/>
                <w:webHidden/>
              </w:rPr>
              <w:instrText xml:space="preserve"> PAGEREF _Toc464673457 \h </w:instrText>
            </w:r>
            <w:r>
              <w:rPr>
                <w:noProof/>
                <w:webHidden/>
              </w:rPr>
            </w:r>
            <w:r>
              <w:rPr>
                <w:noProof/>
                <w:webHidden/>
              </w:rPr>
              <w:fldChar w:fldCharType="separate"/>
            </w:r>
            <w:r>
              <w:rPr>
                <w:noProof/>
                <w:webHidden/>
              </w:rPr>
              <w:t>3</w:t>
            </w:r>
            <w:r>
              <w:rPr>
                <w:noProof/>
                <w:webHidden/>
              </w:rPr>
              <w:fldChar w:fldCharType="end"/>
            </w:r>
          </w:hyperlink>
        </w:p>
        <w:p w14:paraId="0EAE929F" w14:textId="1DE941C7" w:rsidR="00751DC0" w:rsidRDefault="00751DC0">
          <w:pPr>
            <w:pStyle w:val="TOC1"/>
            <w:tabs>
              <w:tab w:val="right" w:leader="dot" w:pos="9350"/>
            </w:tabs>
            <w:rPr>
              <w:rFonts w:eastAsiaTheme="minorEastAsia"/>
              <w:noProof/>
              <w:lang w:val="en-AU" w:eastAsia="en-AU"/>
            </w:rPr>
          </w:pPr>
          <w:hyperlink w:anchor="_Toc464673458" w:history="1">
            <w:r w:rsidRPr="000D5952">
              <w:rPr>
                <w:rStyle w:val="Hyperlink"/>
                <w:noProof/>
              </w:rPr>
              <w:t>Objective of the training</w:t>
            </w:r>
            <w:r>
              <w:rPr>
                <w:noProof/>
                <w:webHidden/>
              </w:rPr>
              <w:tab/>
            </w:r>
            <w:r>
              <w:rPr>
                <w:noProof/>
                <w:webHidden/>
              </w:rPr>
              <w:fldChar w:fldCharType="begin"/>
            </w:r>
            <w:r>
              <w:rPr>
                <w:noProof/>
                <w:webHidden/>
              </w:rPr>
              <w:instrText xml:space="preserve"> PAGEREF _Toc464673458 \h </w:instrText>
            </w:r>
            <w:r>
              <w:rPr>
                <w:noProof/>
                <w:webHidden/>
              </w:rPr>
            </w:r>
            <w:r>
              <w:rPr>
                <w:noProof/>
                <w:webHidden/>
              </w:rPr>
              <w:fldChar w:fldCharType="separate"/>
            </w:r>
            <w:r>
              <w:rPr>
                <w:noProof/>
                <w:webHidden/>
              </w:rPr>
              <w:t>6</w:t>
            </w:r>
            <w:r>
              <w:rPr>
                <w:noProof/>
                <w:webHidden/>
              </w:rPr>
              <w:fldChar w:fldCharType="end"/>
            </w:r>
          </w:hyperlink>
        </w:p>
        <w:p w14:paraId="5A3BA5EB" w14:textId="6BB96BB2" w:rsidR="00751DC0" w:rsidRDefault="00751DC0">
          <w:pPr>
            <w:pStyle w:val="TOC1"/>
            <w:tabs>
              <w:tab w:val="right" w:leader="dot" w:pos="9350"/>
            </w:tabs>
            <w:rPr>
              <w:rFonts w:eastAsiaTheme="minorEastAsia"/>
              <w:noProof/>
              <w:lang w:val="en-AU" w:eastAsia="en-AU"/>
            </w:rPr>
          </w:pPr>
          <w:hyperlink w:anchor="_Toc464673459" w:history="1">
            <w:r w:rsidRPr="000D5952">
              <w:rPr>
                <w:rStyle w:val="Hyperlink"/>
                <w:noProof/>
              </w:rPr>
              <w:t>Build the view in TM1</w:t>
            </w:r>
            <w:r>
              <w:rPr>
                <w:noProof/>
                <w:webHidden/>
              </w:rPr>
              <w:tab/>
            </w:r>
            <w:r>
              <w:rPr>
                <w:noProof/>
                <w:webHidden/>
              </w:rPr>
              <w:fldChar w:fldCharType="begin"/>
            </w:r>
            <w:r>
              <w:rPr>
                <w:noProof/>
                <w:webHidden/>
              </w:rPr>
              <w:instrText xml:space="preserve"> PAGEREF _Toc464673459 \h </w:instrText>
            </w:r>
            <w:r>
              <w:rPr>
                <w:noProof/>
                <w:webHidden/>
              </w:rPr>
            </w:r>
            <w:r>
              <w:rPr>
                <w:noProof/>
                <w:webHidden/>
              </w:rPr>
              <w:fldChar w:fldCharType="separate"/>
            </w:r>
            <w:r>
              <w:rPr>
                <w:noProof/>
                <w:webHidden/>
              </w:rPr>
              <w:t>8</w:t>
            </w:r>
            <w:r>
              <w:rPr>
                <w:noProof/>
                <w:webHidden/>
              </w:rPr>
              <w:fldChar w:fldCharType="end"/>
            </w:r>
          </w:hyperlink>
        </w:p>
        <w:p w14:paraId="3D58FF23" w14:textId="4B0CA246" w:rsidR="00751DC0" w:rsidRDefault="00751DC0">
          <w:pPr>
            <w:pStyle w:val="TOC1"/>
            <w:tabs>
              <w:tab w:val="right" w:leader="dot" w:pos="9350"/>
            </w:tabs>
            <w:rPr>
              <w:rFonts w:eastAsiaTheme="minorEastAsia"/>
              <w:noProof/>
              <w:lang w:val="en-AU" w:eastAsia="en-AU"/>
            </w:rPr>
          </w:pPr>
          <w:hyperlink w:anchor="_Toc464673460" w:history="1">
            <w:r w:rsidRPr="000D5952">
              <w:rPr>
                <w:rStyle w:val="Hyperlink"/>
                <w:noProof/>
              </w:rPr>
              <w:t>Start-up the Canvas application server</w:t>
            </w:r>
            <w:r>
              <w:rPr>
                <w:noProof/>
                <w:webHidden/>
              </w:rPr>
              <w:tab/>
            </w:r>
            <w:r>
              <w:rPr>
                <w:noProof/>
                <w:webHidden/>
              </w:rPr>
              <w:fldChar w:fldCharType="begin"/>
            </w:r>
            <w:r>
              <w:rPr>
                <w:noProof/>
                <w:webHidden/>
              </w:rPr>
              <w:instrText xml:space="preserve"> PAGEREF _Toc464673460 \h </w:instrText>
            </w:r>
            <w:r>
              <w:rPr>
                <w:noProof/>
                <w:webHidden/>
              </w:rPr>
            </w:r>
            <w:r>
              <w:rPr>
                <w:noProof/>
                <w:webHidden/>
              </w:rPr>
              <w:fldChar w:fldCharType="separate"/>
            </w:r>
            <w:r>
              <w:rPr>
                <w:noProof/>
                <w:webHidden/>
              </w:rPr>
              <w:t>10</w:t>
            </w:r>
            <w:r>
              <w:rPr>
                <w:noProof/>
                <w:webHidden/>
              </w:rPr>
              <w:fldChar w:fldCharType="end"/>
            </w:r>
          </w:hyperlink>
        </w:p>
        <w:p w14:paraId="1A40C898" w14:textId="19ACA088" w:rsidR="00751DC0" w:rsidRDefault="00751DC0">
          <w:pPr>
            <w:pStyle w:val="TOC1"/>
            <w:tabs>
              <w:tab w:val="right" w:leader="dot" w:pos="9350"/>
            </w:tabs>
            <w:rPr>
              <w:rFonts w:eastAsiaTheme="minorEastAsia"/>
              <w:noProof/>
              <w:lang w:val="en-AU" w:eastAsia="en-AU"/>
            </w:rPr>
          </w:pPr>
          <w:hyperlink w:anchor="_Toc464673461" w:history="1">
            <w:r w:rsidRPr="000D5952">
              <w:rPr>
                <w:rStyle w:val="Hyperlink"/>
                <w:noProof/>
              </w:rPr>
              <w:t>Open the canvas source editor</w:t>
            </w:r>
            <w:r>
              <w:rPr>
                <w:noProof/>
                <w:webHidden/>
              </w:rPr>
              <w:tab/>
            </w:r>
            <w:r>
              <w:rPr>
                <w:noProof/>
                <w:webHidden/>
              </w:rPr>
              <w:fldChar w:fldCharType="begin"/>
            </w:r>
            <w:r>
              <w:rPr>
                <w:noProof/>
                <w:webHidden/>
              </w:rPr>
              <w:instrText xml:space="preserve"> PAGEREF _Toc464673461 \h </w:instrText>
            </w:r>
            <w:r>
              <w:rPr>
                <w:noProof/>
                <w:webHidden/>
              </w:rPr>
            </w:r>
            <w:r>
              <w:rPr>
                <w:noProof/>
                <w:webHidden/>
              </w:rPr>
              <w:fldChar w:fldCharType="separate"/>
            </w:r>
            <w:r>
              <w:rPr>
                <w:noProof/>
                <w:webHidden/>
              </w:rPr>
              <w:t>12</w:t>
            </w:r>
            <w:r>
              <w:rPr>
                <w:noProof/>
                <w:webHidden/>
              </w:rPr>
              <w:fldChar w:fldCharType="end"/>
            </w:r>
          </w:hyperlink>
        </w:p>
        <w:p w14:paraId="425C31C1" w14:textId="2D0FE769" w:rsidR="00751DC0" w:rsidRDefault="00751DC0">
          <w:pPr>
            <w:pStyle w:val="TOC1"/>
            <w:tabs>
              <w:tab w:val="right" w:leader="dot" w:pos="9350"/>
            </w:tabs>
            <w:rPr>
              <w:rFonts w:eastAsiaTheme="minorEastAsia"/>
              <w:noProof/>
              <w:lang w:val="en-AU" w:eastAsia="en-AU"/>
            </w:rPr>
          </w:pPr>
          <w:hyperlink w:anchor="_Toc464673462" w:history="1">
            <w:r w:rsidRPr="000D5952">
              <w:rPr>
                <w:rStyle w:val="Hyperlink"/>
                <w:noProof/>
              </w:rPr>
              <w:t>Replace the string "Product selection" with a SUBNM</w:t>
            </w:r>
            <w:r>
              <w:rPr>
                <w:noProof/>
                <w:webHidden/>
              </w:rPr>
              <w:tab/>
            </w:r>
            <w:r>
              <w:rPr>
                <w:noProof/>
                <w:webHidden/>
              </w:rPr>
              <w:fldChar w:fldCharType="begin"/>
            </w:r>
            <w:r>
              <w:rPr>
                <w:noProof/>
                <w:webHidden/>
              </w:rPr>
              <w:instrText xml:space="preserve"> PAGEREF _Toc464673462 \h </w:instrText>
            </w:r>
            <w:r>
              <w:rPr>
                <w:noProof/>
                <w:webHidden/>
              </w:rPr>
            </w:r>
            <w:r>
              <w:rPr>
                <w:noProof/>
                <w:webHidden/>
              </w:rPr>
              <w:fldChar w:fldCharType="separate"/>
            </w:r>
            <w:r>
              <w:rPr>
                <w:noProof/>
                <w:webHidden/>
              </w:rPr>
              <w:t>13</w:t>
            </w:r>
            <w:r>
              <w:rPr>
                <w:noProof/>
                <w:webHidden/>
              </w:rPr>
              <w:fldChar w:fldCharType="end"/>
            </w:r>
          </w:hyperlink>
        </w:p>
        <w:p w14:paraId="65ED9E57" w14:textId="63CA30CB" w:rsidR="00751DC0" w:rsidRDefault="00751DC0">
          <w:pPr>
            <w:pStyle w:val="TOC1"/>
            <w:tabs>
              <w:tab w:val="right" w:leader="dot" w:pos="9350"/>
            </w:tabs>
            <w:rPr>
              <w:rFonts w:eastAsiaTheme="minorEastAsia"/>
              <w:noProof/>
              <w:lang w:val="en-AU" w:eastAsia="en-AU"/>
            </w:rPr>
          </w:pPr>
          <w:hyperlink w:anchor="_Toc464673463" w:history="1">
            <w:r w:rsidRPr="000D5952">
              <w:rPr>
                <w:rStyle w:val="Hyperlink"/>
                <w:noProof/>
              </w:rPr>
              <w:t>Update the 3 "Value" fields</w:t>
            </w:r>
            <w:r>
              <w:rPr>
                <w:noProof/>
                <w:webHidden/>
              </w:rPr>
              <w:tab/>
            </w:r>
            <w:r>
              <w:rPr>
                <w:noProof/>
                <w:webHidden/>
              </w:rPr>
              <w:fldChar w:fldCharType="begin"/>
            </w:r>
            <w:r>
              <w:rPr>
                <w:noProof/>
                <w:webHidden/>
              </w:rPr>
              <w:instrText xml:space="preserve"> PAGEREF _Toc464673463 \h </w:instrText>
            </w:r>
            <w:r>
              <w:rPr>
                <w:noProof/>
                <w:webHidden/>
              </w:rPr>
            </w:r>
            <w:r>
              <w:rPr>
                <w:noProof/>
                <w:webHidden/>
              </w:rPr>
              <w:fldChar w:fldCharType="separate"/>
            </w:r>
            <w:r>
              <w:rPr>
                <w:noProof/>
                <w:webHidden/>
              </w:rPr>
              <w:t>18</w:t>
            </w:r>
            <w:r>
              <w:rPr>
                <w:noProof/>
                <w:webHidden/>
              </w:rPr>
              <w:fldChar w:fldCharType="end"/>
            </w:r>
          </w:hyperlink>
        </w:p>
        <w:p w14:paraId="67E058A7" w14:textId="612C773B" w:rsidR="00751DC0" w:rsidRDefault="00751DC0">
          <w:pPr>
            <w:pStyle w:val="TOC2"/>
            <w:tabs>
              <w:tab w:val="right" w:leader="dot" w:pos="9350"/>
            </w:tabs>
            <w:rPr>
              <w:rFonts w:eastAsiaTheme="minorEastAsia"/>
              <w:noProof/>
              <w:lang w:val="en-AU" w:eastAsia="en-AU"/>
            </w:rPr>
          </w:pPr>
          <w:hyperlink w:anchor="_Toc464673464" w:history="1">
            <w:r w:rsidRPr="000D5952">
              <w:rPr>
                <w:rStyle w:val="Hyperlink"/>
                <w:noProof/>
              </w:rPr>
              <w:t>Get the right cell intersection in TM1</w:t>
            </w:r>
            <w:r>
              <w:rPr>
                <w:noProof/>
                <w:webHidden/>
              </w:rPr>
              <w:tab/>
            </w:r>
            <w:r>
              <w:rPr>
                <w:noProof/>
                <w:webHidden/>
              </w:rPr>
              <w:fldChar w:fldCharType="begin"/>
            </w:r>
            <w:r>
              <w:rPr>
                <w:noProof/>
                <w:webHidden/>
              </w:rPr>
              <w:instrText xml:space="preserve"> PAGEREF _Toc464673464 \h </w:instrText>
            </w:r>
            <w:r>
              <w:rPr>
                <w:noProof/>
                <w:webHidden/>
              </w:rPr>
            </w:r>
            <w:r>
              <w:rPr>
                <w:noProof/>
                <w:webHidden/>
              </w:rPr>
              <w:fldChar w:fldCharType="separate"/>
            </w:r>
            <w:r>
              <w:rPr>
                <w:noProof/>
                <w:webHidden/>
              </w:rPr>
              <w:t>18</w:t>
            </w:r>
            <w:r>
              <w:rPr>
                <w:noProof/>
                <w:webHidden/>
              </w:rPr>
              <w:fldChar w:fldCharType="end"/>
            </w:r>
          </w:hyperlink>
        </w:p>
        <w:p w14:paraId="24B5F1D6" w14:textId="79C2DA73" w:rsidR="00751DC0" w:rsidRDefault="00751DC0">
          <w:pPr>
            <w:pStyle w:val="TOC2"/>
            <w:tabs>
              <w:tab w:val="right" w:leader="dot" w:pos="9350"/>
            </w:tabs>
            <w:rPr>
              <w:rFonts w:eastAsiaTheme="minorEastAsia"/>
              <w:noProof/>
              <w:lang w:val="en-AU" w:eastAsia="en-AU"/>
            </w:rPr>
          </w:pPr>
          <w:hyperlink w:anchor="_Toc464673465" w:history="1">
            <w:r w:rsidRPr="000D5952">
              <w:rPr>
                <w:rStyle w:val="Hyperlink"/>
                <w:noProof/>
              </w:rPr>
              <w:t>Replace the first "VALUE" panel</w:t>
            </w:r>
            <w:r>
              <w:rPr>
                <w:noProof/>
                <w:webHidden/>
              </w:rPr>
              <w:tab/>
            </w:r>
            <w:r>
              <w:rPr>
                <w:noProof/>
                <w:webHidden/>
              </w:rPr>
              <w:fldChar w:fldCharType="begin"/>
            </w:r>
            <w:r>
              <w:rPr>
                <w:noProof/>
                <w:webHidden/>
              </w:rPr>
              <w:instrText xml:space="preserve"> PAGEREF _Toc464673465 \h </w:instrText>
            </w:r>
            <w:r>
              <w:rPr>
                <w:noProof/>
                <w:webHidden/>
              </w:rPr>
            </w:r>
            <w:r>
              <w:rPr>
                <w:noProof/>
                <w:webHidden/>
              </w:rPr>
              <w:fldChar w:fldCharType="separate"/>
            </w:r>
            <w:r>
              <w:rPr>
                <w:noProof/>
                <w:webHidden/>
              </w:rPr>
              <w:t>20</w:t>
            </w:r>
            <w:r>
              <w:rPr>
                <w:noProof/>
                <w:webHidden/>
              </w:rPr>
              <w:fldChar w:fldCharType="end"/>
            </w:r>
          </w:hyperlink>
        </w:p>
        <w:p w14:paraId="730B592F" w14:textId="3C53BA94" w:rsidR="00751DC0" w:rsidRDefault="00751DC0">
          <w:pPr>
            <w:pStyle w:val="TOC2"/>
            <w:tabs>
              <w:tab w:val="right" w:leader="dot" w:pos="9350"/>
            </w:tabs>
            <w:rPr>
              <w:rFonts w:eastAsiaTheme="minorEastAsia"/>
              <w:noProof/>
              <w:lang w:val="en-AU" w:eastAsia="en-AU"/>
            </w:rPr>
          </w:pPr>
          <w:hyperlink w:anchor="_Toc464673466" w:history="1">
            <w:r w:rsidRPr="000D5952">
              <w:rPr>
                <w:rStyle w:val="Hyperlink"/>
                <w:noProof/>
              </w:rPr>
              <w:t>Make the DBR dynamic</w:t>
            </w:r>
            <w:r>
              <w:rPr>
                <w:noProof/>
                <w:webHidden/>
              </w:rPr>
              <w:tab/>
            </w:r>
            <w:r>
              <w:rPr>
                <w:noProof/>
                <w:webHidden/>
              </w:rPr>
              <w:fldChar w:fldCharType="begin"/>
            </w:r>
            <w:r>
              <w:rPr>
                <w:noProof/>
                <w:webHidden/>
              </w:rPr>
              <w:instrText xml:space="preserve"> PAGEREF _Toc464673466 \h </w:instrText>
            </w:r>
            <w:r>
              <w:rPr>
                <w:noProof/>
                <w:webHidden/>
              </w:rPr>
            </w:r>
            <w:r>
              <w:rPr>
                <w:noProof/>
                <w:webHidden/>
              </w:rPr>
              <w:fldChar w:fldCharType="separate"/>
            </w:r>
            <w:r>
              <w:rPr>
                <w:noProof/>
                <w:webHidden/>
              </w:rPr>
              <w:t>23</w:t>
            </w:r>
            <w:r>
              <w:rPr>
                <w:noProof/>
                <w:webHidden/>
              </w:rPr>
              <w:fldChar w:fldCharType="end"/>
            </w:r>
          </w:hyperlink>
        </w:p>
        <w:p w14:paraId="156953FE" w14:textId="25006CFA" w:rsidR="00751DC0" w:rsidRDefault="00751DC0">
          <w:pPr>
            <w:pStyle w:val="TOC2"/>
            <w:tabs>
              <w:tab w:val="right" w:leader="dot" w:pos="9350"/>
            </w:tabs>
            <w:rPr>
              <w:rFonts w:eastAsiaTheme="minorEastAsia"/>
              <w:noProof/>
              <w:lang w:val="en-AU" w:eastAsia="en-AU"/>
            </w:rPr>
          </w:pPr>
          <w:hyperlink w:anchor="_Toc464673467" w:history="1">
            <w:r w:rsidRPr="000D5952">
              <w:rPr>
                <w:rStyle w:val="Hyperlink"/>
                <w:noProof/>
              </w:rPr>
              <w:t>Update the 2 others "VALUE" fields</w:t>
            </w:r>
            <w:r>
              <w:rPr>
                <w:noProof/>
                <w:webHidden/>
              </w:rPr>
              <w:tab/>
            </w:r>
            <w:r>
              <w:rPr>
                <w:noProof/>
                <w:webHidden/>
              </w:rPr>
              <w:fldChar w:fldCharType="begin"/>
            </w:r>
            <w:r>
              <w:rPr>
                <w:noProof/>
                <w:webHidden/>
              </w:rPr>
              <w:instrText xml:space="preserve"> PAGEREF _Toc464673467 \h </w:instrText>
            </w:r>
            <w:r>
              <w:rPr>
                <w:noProof/>
                <w:webHidden/>
              </w:rPr>
            </w:r>
            <w:r>
              <w:rPr>
                <w:noProof/>
                <w:webHidden/>
              </w:rPr>
              <w:fldChar w:fldCharType="separate"/>
            </w:r>
            <w:r>
              <w:rPr>
                <w:noProof/>
                <w:webHidden/>
              </w:rPr>
              <w:t>27</w:t>
            </w:r>
            <w:r>
              <w:rPr>
                <w:noProof/>
                <w:webHidden/>
              </w:rPr>
              <w:fldChar w:fldCharType="end"/>
            </w:r>
          </w:hyperlink>
        </w:p>
        <w:p w14:paraId="04C7EAC1" w14:textId="79620E51" w:rsidR="00751DC0" w:rsidRDefault="00751DC0">
          <w:pPr>
            <w:pStyle w:val="TOC1"/>
            <w:tabs>
              <w:tab w:val="right" w:leader="dot" w:pos="9350"/>
            </w:tabs>
            <w:rPr>
              <w:rFonts w:eastAsiaTheme="minorEastAsia"/>
              <w:noProof/>
              <w:lang w:val="en-AU" w:eastAsia="en-AU"/>
            </w:rPr>
          </w:pPr>
          <w:hyperlink w:anchor="_Toc464673468" w:history="1">
            <w:r w:rsidRPr="000D5952">
              <w:rPr>
                <w:rStyle w:val="Hyperlink"/>
                <w:noProof/>
              </w:rPr>
              <w:t>Table</w:t>
            </w:r>
            <w:r>
              <w:rPr>
                <w:noProof/>
                <w:webHidden/>
              </w:rPr>
              <w:tab/>
            </w:r>
            <w:r>
              <w:rPr>
                <w:noProof/>
                <w:webHidden/>
              </w:rPr>
              <w:fldChar w:fldCharType="begin"/>
            </w:r>
            <w:r>
              <w:rPr>
                <w:noProof/>
                <w:webHidden/>
              </w:rPr>
              <w:instrText xml:space="preserve"> PAGEREF _Toc464673468 \h </w:instrText>
            </w:r>
            <w:r>
              <w:rPr>
                <w:noProof/>
                <w:webHidden/>
              </w:rPr>
            </w:r>
            <w:r>
              <w:rPr>
                <w:noProof/>
                <w:webHidden/>
              </w:rPr>
              <w:fldChar w:fldCharType="separate"/>
            </w:r>
            <w:r>
              <w:rPr>
                <w:noProof/>
                <w:webHidden/>
              </w:rPr>
              <w:t>29</w:t>
            </w:r>
            <w:r>
              <w:rPr>
                <w:noProof/>
                <w:webHidden/>
              </w:rPr>
              <w:fldChar w:fldCharType="end"/>
            </w:r>
          </w:hyperlink>
        </w:p>
        <w:p w14:paraId="0485996D" w14:textId="44B29390" w:rsidR="00751DC0" w:rsidRDefault="00751DC0">
          <w:pPr>
            <w:pStyle w:val="TOC2"/>
            <w:tabs>
              <w:tab w:val="right" w:leader="dot" w:pos="9350"/>
            </w:tabs>
            <w:rPr>
              <w:rFonts w:eastAsiaTheme="minorEastAsia"/>
              <w:noProof/>
              <w:lang w:val="en-AU" w:eastAsia="en-AU"/>
            </w:rPr>
          </w:pPr>
          <w:hyperlink w:anchor="_Toc464673469" w:history="1">
            <w:r w:rsidRPr="000D5952">
              <w:rPr>
                <w:rStyle w:val="Hyperlink"/>
                <w:noProof/>
              </w:rPr>
              <w:t>Create the rowset</w:t>
            </w:r>
            <w:r>
              <w:rPr>
                <w:noProof/>
                <w:webHidden/>
              </w:rPr>
              <w:tab/>
            </w:r>
            <w:r>
              <w:rPr>
                <w:noProof/>
                <w:webHidden/>
              </w:rPr>
              <w:fldChar w:fldCharType="begin"/>
            </w:r>
            <w:r>
              <w:rPr>
                <w:noProof/>
                <w:webHidden/>
              </w:rPr>
              <w:instrText xml:space="preserve"> PAGEREF _Toc464673469 \h </w:instrText>
            </w:r>
            <w:r>
              <w:rPr>
                <w:noProof/>
                <w:webHidden/>
              </w:rPr>
            </w:r>
            <w:r>
              <w:rPr>
                <w:noProof/>
                <w:webHidden/>
              </w:rPr>
              <w:fldChar w:fldCharType="separate"/>
            </w:r>
            <w:r>
              <w:rPr>
                <w:noProof/>
                <w:webHidden/>
              </w:rPr>
              <w:t>30</w:t>
            </w:r>
            <w:r>
              <w:rPr>
                <w:noProof/>
                <w:webHidden/>
              </w:rPr>
              <w:fldChar w:fldCharType="end"/>
            </w:r>
          </w:hyperlink>
        </w:p>
        <w:p w14:paraId="145B9DA0" w14:textId="5D976106" w:rsidR="00751DC0" w:rsidRDefault="00751DC0">
          <w:pPr>
            <w:pStyle w:val="TOC2"/>
            <w:tabs>
              <w:tab w:val="right" w:leader="dot" w:pos="9350"/>
            </w:tabs>
            <w:rPr>
              <w:rFonts w:eastAsiaTheme="minorEastAsia"/>
              <w:noProof/>
              <w:lang w:val="en-AU" w:eastAsia="en-AU"/>
            </w:rPr>
          </w:pPr>
          <w:hyperlink w:anchor="_Toc464673470" w:history="1">
            <w:r w:rsidRPr="000D5952">
              <w:rPr>
                <w:rStyle w:val="Hyperlink"/>
                <w:noProof/>
              </w:rPr>
              <w:t>Populate the table with values</w:t>
            </w:r>
            <w:r>
              <w:rPr>
                <w:noProof/>
                <w:webHidden/>
              </w:rPr>
              <w:tab/>
            </w:r>
            <w:r>
              <w:rPr>
                <w:noProof/>
                <w:webHidden/>
              </w:rPr>
              <w:fldChar w:fldCharType="begin"/>
            </w:r>
            <w:r>
              <w:rPr>
                <w:noProof/>
                <w:webHidden/>
              </w:rPr>
              <w:instrText xml:space="preserve"> PAGEREF _Toc464673470 \h </w:instrText>
            </w:r>
            <w:r>
              <w:rPr>
                <w:noProof/>
                <w:webHidden/>
              </w:rPr>
            </w:r>
            <w:r>
              <w:rPr>
                <w:noProof/>
                <w:webHidden/>
              </w:rPr>
              <w:fldChar w:fldCharType="separate"/>
            </w:r>
            <w:r>
              <w:rPr>
                <w:noProof/>
                <w:webHidden/>
              </w:rPr>
              <w:t>35</w:t>
            </w:r>
            <w:r>
              <w:rPr>
                <w:noProof/>
                <w:webHidden/>
              </w:rPr>
              <w:fldChar w:fldCharType="end"/>
            </w:r>
          </w:hyperlink>
        </w:p>
        <w:p w14:paraId="19BAD15A" w14:textId="27BC5230" w:rsidR="00751DC0" w:rsidRDefault="00751DC0">
          <w:pPr>
            <w:pStyle w:val="TOC1"/>
            <w:tabs>
              <w:tab w:val="right" w:leader="dot" w:pos="9350"/>
            </w:tabs>
            <w:rPr>
              <w:rFonts w:eastAsiaTheme="minorEastAsia"/>
              <w:noProof/>
              <w:lang w:val="en-AU" w:eastAsia="en-AU"/>
            </w:rPr>
          </w:pPr>
          <w:hyperlink w:anchor="_Toc464673471" w:history="1">
            <w:r w:rsidRPr="000D5952">
              <w:rPr>
                <w:rStyle w:val="Hyperlink"/>
                <w:noProof/>
              </w:rPr>
              <w:t>Chart</w:t>
            </w:r>
            <w:r>
              <w:rPr>
                <w:noProof/>
                <w:webHidden/>
              </w:rPr>
              <w:tab/>
            </w:r>
            <w:r>
              <w:rPr>
                <w:noProof/>
                <w:webHidden/>
              </w:rPr>
              <w:fldChar w:fldCharType="begin"/>
            </w:r>
            <w:r>
              <w:rPr>
                <w:noProof/>
                <w:webHidden/>
              </w:rPr>
              <w:instrText xml:space="preserve"> PAGEREF _Toc464673471 \h </w:instrText>
            </w:r>
            <w:r>
              <w:rPr>
                <w:noProof/>
                <w:webHidden/>
              </w:rPr>
            </w:r>
            <w:r>
              <w:rPr>
                <w:noProof/>
                <w:webHidden/>
              </w:rPr>
              <w:fldChar w:fldCharType="separate"/>
            </w:r>
            <w:r>
              <w:rPr>
                <w:noProof/>
                <w:webHidden/>
              </w:rPr>
              <w:t>40</w:t>
            </w:r>
            <w:r>
              <w:rPr>
                <w:noProof/>
                <w:webHidden/>
              </w:rPr>
              <w:fldChar w:fldCharType="end"/>
            </w:r>
          </w:hyperlink>
        </w:p>
        <w:p w14:paraId="2EFE3573" w14:textId="0C284F64" w:rsidR="00751DC0" w:rsidRDefault="00751DC0">
          <w:pPr>
            <w:pStyle w:val="TOC1"/>
            <w:tabs>
              <w:tab w:val="right" w:leader="dot" w:pos="9350"/>
            </w:tabs>
            <w:rPr>
              <w:rFonts w:eastAsiaTheme="minorEastAsia"/>
              <w:noProof/>
              <w:lang w:val="en-AU" w:eastAsia="en-AU"/>
            </w:rPr>
          </w:pPr>
          <w:hyperlink w:anchor="_Toc464673472" w:history="1">
            <w:r w:rsidRPr="000D5952">
              <w:rPr>
                <w:rStyle w:val="Hyperlink"/>
                <w:noProof/>
              </w:rPr>
              <w:t>Advance dashboard</w:t>
            </w:r>
            <w:r>
              <w:rPr>
                <w:noProof/>
                <w:webHidden/>
              </w:rPr>
              <w:tab/>
            </w:r>
            <w:r>
              <w:rPr>
                <w:noProof/>
                <w:webHidden/>
              </w:rPr>
              <w:fldChar w:fldCharType="begin"/>
            </w:r>
            <w:r>
              <w:rPr>
                <w:noProof/>
                <w:webHidden/>
              </w:rPr>
              <w:instrText xml:space="preserve"> PAGEREF _Toc464673472 \h </w:instrText>
            </w:r>
            <w:r>
              <w:rPr>
                <w:noProof/>
                <w:webHidden/>
              </w:rPr>
            </w:r>
            <w:r>
              <w:rPr>
                <w:noProof/>
                <w:webHidden/>
              </w:rPr>
              <w:fldChar w:fldCharType="separate"/>
            </w:r>
            <w:r>
              <w:rPr>
                <w:noProof/>
                <w:webHidden/>
              </w:rPr>
              <w:t>45</w:t>
            </w:r>
            <w:r>
              <w:rPr>
                <w:noProof/>
                <w:webHidden/>
              </w:rPr>
              <w:fldChar w:fldCharType="end"/>
            </w:r>
          </w:hyperlink>
        </w:p>
        <w:p w14:paraId="695548C1" w14:textId="712E8DEC" w:rsidR="00751DC0" w:rsidRDefault="00751DC0">
          <w:pPr>
            <w:pStyle w:val="TOC2"/>
            <w:tabs>
              <w:tab w:val="right" w:leader="dot" w:pos="9350"/>
            </w:tabs>
            <w:rPr>
              <w:rFonts w:eastAsiaTheme="minorEastAsia"/>
              <w:noProof/>
              <w:lang w:val="en-AU" w:eastAsia="en-AU"/>
            </w:rPr>
          </w:pPr>
          <w:hyperlink w:anchor="_Toc464673473" w:history="1">
            <w:r w:rsidRPr="000D5952">
              <w:rPr>
                <w:rStyle w:val="Hyperlink"/>
                <w:noProof/>
              </w:rPr>
              <w:t>Indentation</w:t>
            </w:r>
            <w:r>
              <w:rPr>
                <w:noProof/>
                <w:webHidden/>
              </w:rPr>
              <w:tab/>
            </w:r>
            <w:r>
              <w:rPr>
                <w:noProof/>
                <w:webHidden/>
              </w:rPr>
              <w:fldChar w:fldCharType="begin"/>
            </w:r>
            <w:r>
              <w:rPr>
                <w:noProof/>
                <w:webHidden/>
              </w:rPr>
              <w:instrText xml:space="preserve"> PAGEREF _Toc464673473 \h </w:instrText>
            </w:r>
            <w:r>
              <w:rPr>
                <w:noProof/>
                <w:webHidden/>
              </w:rPr>
            </w:r>
            <w:r>
              <w:rPr>
                <w:noProof/>
                <w:webHidden/>
              </w:rPr>
              <w:fldChar w:fldCharType="separate"/>
            </w:r>
            <w:r>
              <w:rPr>
                <w:noProof/>
                <w:webHidden/>
              </w:rPr>
              <w:t>45</w:t>
            </w:r>
            <w:r>
              <w:rPr>
                <w:noProof/>
                <w:webHidden/>
              </w:rPr>
              <w:fldChar w:fldCharType="end"/>
            </w:r>
          </w:hyperlink>
        </w:p>
        <w:p w14:paraId="07D4F500" w14:textId="26E6C5D3" w:rsidR="00751DC0" w:rsidRDefault="00751DC0">
          <w:pPr>
            <w:pStyle w:val="TOC2"/>
            <w:tabs>
              <w:tab w:val="right" w:leader="dot" w:pos="9350"/>
            </w:tabs>
            <w:rPr>
              <w:rFonts w:eastAsiaTheme="minorEastAsia"/>
              <w:noProof/>
              <w:lang w:val="en-AU" w:eastAsia="en-AU"/>
            </w:rPr>
          </w:pPr>
          <w:hyperlink w:anchor="_Toc464673474" w:history="1">
            <w:r w:rsidRPr="000D5952">
              <w:rPr>
                <w:rStyle w:val="Hyperlink"/>
                <w:noProof/>
              </w:rPr>
              <w:t>Traffic lights</w:t>
            </w:r>
            <w:r>
              <w:rPr>
                <w:noProof/>
                <w:webHidden/>
              </w:rPr>
              <w:tab/>
            </w:r>
            <w:r>
              <w:rPr>
                <w:noProof/>
                <w:webHidden/>
              </w:rPr>
              <w:fldChar w:fldCharType="begin"/>
            </w:r>
            <w:r>
              <w:rPr>
                <w:noProof/>
                <w:webHidden/>
              </w:rPr>
              <w:instrText xml:space="preserve"> PAGEREF _Toc464673474 \h </w:instrText>
            </w:r>
            <w:r>
              <w:rPr>
                <w:noProof/>
                <w:webHidden/>
              </w:rPr>
            </w:r>
            <w:r>
              <w:rPr>
                <w:noProof/>
                <w:webHidden/>
              </w:rPr>
              <w:fldChar w:fldCharType="separate"/>
            </w:r>
            <w:r>
              <w:rPr>
                <w:noProof/>
                <w:webHidden/>
              </w:rPr>
              <w:t>48</w:t>
            </w:r>
            <w:r>
              <w:rPr>
                <w:noProof/>
                <w:webHidden/>
              </w:rPr>
              <w:fldChar w:fldCharType="end"/>
            </w:r>
          </w:hyperlink>
        </w:p>
        <w:p w14:paraId="0FC7AF29" w14:textId="59305E20" w:rsidR="00751DC0" w:rsidRDefault="00751DC0">
          <w:pPr>
            <w:pStyle w:val="TOC2"/>
            <w:tabs>
              <w:tab w:val="right" w:leader="dot" w:pos="9350"/>
            </w:tabs>
            <w:rPr>
              <w:rFonts w:eastAsiaTheme="minorEastAsia"/>
              <w:noProof/>
              <w:lang w:val="en-AU" w:eastAsia="en-AU"/>
            </w:rPr>
          </w:pPr>
          <w:hyperlink w:anchor="_Toc464673475" w:history="1">
            <w:r w:rsidRPr="000D5952">
              <w:rPr>
                <w:rStyle w:val="Hyperlink"/>
                <w:noProof/>
              </w:rPr>
              <w:t>Conditional Formatting</w:t>
            </w:r>
            <w:r>
              <w:rPr>
                <w:noProof/>
                <w:webHidden/>
              </w:rPr>
              <w:tab/>
            </w:r>
            <w:r>
              <w:rPr>
                <w:noProof/>
                <w:webHidden/>
              </w:rPr>
              <w:fldChar w:fldCharType="begin"/>
            </w:r>
            <w:r>
              <w:rPr>
                <w:noProof/>
                <w:webHidden/>
              </w:rPr>
              <w:instrText xml:space="preserve"> PAGEREF _Toc464673475 \h </w:instrText>
            </w:r>
            <w:r>
              <w:rPr>
                <w:noProof/>
                <w:webHidden/>
              </w:rPr>
            </w:r>
            <w:r>
              <w:rPr>
                <w:noProof/>
                <w:webHidden/>
              </w:rPr>
              <w:fldChar w:fldCharType="separate"/>
            </w:r>
            <w:r>
              <w:rPr>
                <w:noProof/>
                <w:webHidden/>
              </w:rPr>
              <w:t>51</w:t>
            </w:r>
            <w:r>
              <w:rPr>
                <w:noProof/>
                <w:webHidden/>
              </w:rPr>
              <w:fldChar w:fldCharType="end"/>
            </w:r>
          </w:hyperlink>
        </w:p>
        <w:p w14:paraId="01926E7B" w14:textId="5E80350A" w:rsidR="00D218EB" w:rsidRDefault="00D218EB">
          <w:r>
            <w:rPr>
              <w:b/>
              <w:bCs/>
              <w:noProof/>
            </w:rPr>
            <w:fldChar w:fldCharType="end"/>
          </w:r>
        </w:p>
      </w:sdtContent>
    </w:sdt>
    <w:p w14:paraId="51347A1B" w14:textId="77777777" w:rsidR="00D218EB" w:rsidRDefault="00D218EB" w:rsidP="00D218EB"/>
    <w:p w14:paraId="0EBEFE23" w14:textId="77777777" w:rsidR="0090362B" w:rsidRDefault="0090362B">
      <w:pPr>
        <w:rPr>
          <w:rFonts w:asciiTheme="majorHAnsi" w:eastAsiaTheme="majorEastAsia" w:hAnsiTheme="majorHAnsi" w:cstheme="majorBidi"/>
          <w:color w:val="2E74B5" w:themeColor="accent1" w:themeShade="BF"/>
          <w:sz w:val="32"/>
          <w:szCs w:val="32"/>
        </w:rPr>
      </w:pPr>
      <w:r>
        <w:br w:type="page"/>
      </w:r>
    </w:p>
    <w:p w14:paraId="4428E523" w14:textId="77777777" w:rsidR="00C56867" w:rsidRDefault="00C56867" w:rsidP="006923E1">
      <w:pPr>
        <w:pStyle w:val="Heading1"/>
      </w:pPr>
      <w:bookmarkStart w:id="0" w:name="_Toc464562741"/>
      <w:bookmarkStart w:id="1" w:name="_Toc464673456"/>
      <w:r>
        <w:lastRenderedPageBreak/>
        <w:t>What is Canvas</w:t>
      </w:r>
      <w:bookmarkEnd w:id="0"/>
      <w:bookmarkEnd w:id="1"/>
    </w:p>
    <w:p w14:paraId="6FEB4069" w14:textId="77777777" w:rsidR="00C56867" w:rsidRPr="00C44CB2" w:rsidRDefault="00C56867" w:rsidP="00C56867"/>
    <w:p w14:paraId="109DFDC3" w14:textId="485E0B86" w:rsidR="0002748F" w:rsidRDefault="00C56867" w:rsidP="00C56867">
      <w:pPr>
        <w:rPr>
          <w:rFonts w:ascii="Calibri" w:hAnsi="Calibri" w:cs="Calibri"/>
          <w:lang w:val="en-GB"/>
        </w:rPr>
      </w:pPr>
      <w:r w:rsidRPr="00A93068">
        <w:rPr>
          <w:rStyle w:val="Hyperlink"/>
          <w:rFonts w:cstheme="minorHAnsi"/>
          <w:color w:val="1970B0"/>
        </w:rPr>
        <w:t xml:space="preserve">Canvas </w:t>
      </w:r>
      <w:r>
        <w:rPr>
          <w:rFonts w:ascii="Calibri" w:hAnsi="Calibri" w:cs="Calibri"/>
          <w:lang w:val="en-GB"/>
        </w:rPr>
        <w:t xml:space="preserve">is a framework to allow you to build </w:t>
      </w:r>
      <w:r w:rsidRPr="00A93068">
        <w:rPr>
          <w:rStyle w:val="Hyperlink"/>
          <w:rFonts w:cstheme="minorHAnsi"/>
          <w:color w:val="1970B0"/>
        </w:rPr>
        <w:t>modern web based user interfaces</w:t>
      </w:r>
      <w:r>
        <w:rPr>
          <w:rFonts w:ascii="Calibri" w:hAnsi="Calibri" w:cs="Calibri"/>
          <w:lang w:val="en-GB"/>
        </w:rPr>
        <w:t xml:space="preserve"> on top of TM1. These interfaces can be read-only dashboards, reporting or complicated planning applications that require sophisticated workflow, data entry and validation. It is </w:t>
      </w:r>
      <w:r w:rsidRPr="00A93068">
        <w:rPr>
          <w:rStyle w:val="Hyperlink"/>
          <w:rFonts w:cstheme="minorHAnsi"/>
          <w:color w:val="1970B0"/>
        </w:rPr>
        <w:t>designed and built by TM1 people for TM1 people</w:t>
      </w:r>
      <w:r w:rsidRPr="00C44CB2">
        <w:rPr>
          <w:rFonts w:ascii="Calibri" w:hAnsi="Calibri" w:cs="Calibri"/>
          <w:color w:val="FF2B55"/>
          <w:lang w:val="en-GB"/>
        </w:rPr>
        <w:t xml:space="preserve"> </w:t>
      </w:r>
      <w:r>
        <w:rPr>
          <w:rFonts w:ascii="Calibri" w:hAnsi="Calibri" w:cs="Calibri"/>
          <w:lang w:val="en-GB"/>
        </w:rPr>
        <w:t xml:space="preserve">and as you will see in this tutorial it uses common TM1 concepts, such as:  DBRs, SUBNMs, subsets, picklists, annotations, etc. It uses the wonderful </w:t>
      </w:r>
      <w:r w:rsidRPr="00A93068">
        <w:rPr>
          <w:rStyle w:val="Hyperlink"/>
          <w:rFonts w:cstheme="minorHAnsi"/>
          <w:color w:val="1970B0"/>
        </w:rPr>
        <w:t>REST API</w:t>
      </w:r>
      <w:r>
        <w:rPr>
          <w:rFonts w:ascii="Calibri" w:hAnsi="Calibri" w:cs="Calibri"/>
          <w:lang w:val="en-GB"/>
        </w:rPr>
        <w:t xml:space="preserve"> to access the content in your TM1 server so it is fast and can be used in geographically disperse locations or cloud environments.</w:t>
      </w:r>
    </w:p>
    <w:p w14:paraId="066541EE" w14:textId="77777777" w:rsidR="0002748F" w:rsidRDefault="0002748F" w:rsidP="0002748F">
      <w:pPr>
        <w:pStyle w:val="Heading1"/>
      </w:pPr>
      <w:bookmarkStart w:id="2" w:name="_Toc464673457"/>
      <w:r>
        <w:t>Starting the Canvas application server</w:t>
      </w:r>
      <w:bookmarkEnd w:id="2"/>
    </w:p>
    <w:p w14:paraId="6B466C17" w14:textId="77777777" w:rsidR="00F60A84" w:rsidRDefault="00F60A84" w:rsidP="0002748F"/>
    <w:p w14:paraId="56304117" w14:textId="009EE867" w:rsidR="0002748F" w:rsidRDefault="0002748F" w:rsidP="0002748F">
      <w:bookmarkStart w:id="3" w:name="_GoBack"/>
      <w:bookmarkEnd w:id="3"/>
      <w:r>
        <w:t xml:space="preserve">To start-up the Tomcat server, you need to double click on </w:t>
      </w:r>
      <w:r>
        <w:rPr>
          <w:rStyle w:val="Hyperlink"/>
          <w:rFonts w:cstheme="minorHAnsi"/>
          <w:color w:val="1970B0"/>
        </w:rPr>
        <w:t>C:\HOL-TM1SDK\canvas\start.bat</w:t>
      </w:r>
      <w:r>
        <w:t>:</w:t>
      </w:r>
    </w:p>
    <w:p w14:paraId="143E042C" w14:textId="77777777" w:rsidR="0002748F" w:rsidRDefault="0002748F" w:rsidP="0002748F">
      <w:pPr>
        <w:jc w:val="center"/>
        <w:rPr>
          <w:rFonts w:ascii="adobe-garamond-pro" w:hAnsi="adobe-garamond-pro"/>
          <w:sz w:val="27"/>
          <w:szCs w:val="27"/>
          <w:shd w:val="clear" w:color="auto" w:fill="FFFFFF"/>
        </w:rPr>
      </w:pPr>
      <w:ins w:id="4" w:author="Hubert Heijkers" w:date="2016-10-18T15:41:00Z">
        <w:r>
          <w:rPr>
            <w:noProof/>
            <w:lang w:val="en-AU" w:eastAsia="en-AU"/>
          </w:rPr>
          <w:drawing>
            <wp:inline distT="0" distB="0" distL="0" distR="0" wp14:anchorId="4247908E" wp14:editId="4E8177CB">
              <wp:extent cx="5731510" cy="2629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29535"/>
                      </a:xfrm>
                      <a:prstGeom prst="rect">
                        <a:avLst/>
                      </a:prstGeom>
                    </pic:spPr>
                  </pic:pic>
                </a:graphicData>
              </a:graphic>
            </wp:inline>
          </w:drawing>
        </w:r>
      </w:ins>
    </w:p>
    <w:p w14:paraId="2A32C648" w14:textId="77777777" w:rsidR="0002748F" w:rsidRPr="00EF641B" w:rsidRDefault="0002748F" w:rsidP="0002748F">
      <w:r w:rsidRPr="00EF641B">
        <w:t>And then click Allow access:</w:t>
      </w:r>
    </w:p>
    <w:p w14:paraId="78ED77C4" w14:textId="77777777" w:rsidR="0002748F" w:rsidRDefault="0002748F" w:rsidP="0002748F">
      <w:pPr>
        <w:rPr>
          <w:rFonts w:ascii="adobe-garamond-pro" w:hAnsi="adobe-garamond-pro"/>
          <w:sz w:val="27"/>
          <w:szCs w:val="27"/>
          <w:shd w:val="clear" w:color="auto" w:fill="FFFFFF"/>
        </w:rPr>
      </w:pPr>
      <w:r w:rsidRPr="00EF641B">
        <w:rPr>
          <w:rFonts w:ascii="adobe-garamond-pro" w:hAnsi="adobe-garamond-pro"/>
          <w:noProof/>
          <w:sz w:val="27"/>
          <w:szCs w:val="27"/>
          <w:shd w:val="clear" w:color="auto" w:fill="FFFFFF"/>
          <w:lang w:val="en-AU" w:eastAsia="en-AU"/>
        </w:rPr>
        <w:lastRenderedPageBreak/>
        <w:drawing>
          <wp:inline distT="0" distB="0" distL="0" distR="0" wp14:anchorId="57DD8947" wp14:editId="68E83D29">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7870"/>
                    </a:xfrm>
                    <a:prstGeom prst="rect">
                      <a:avLst/>
                    </a:prstGeom>
                  </pic:spPr>
                </pic:pic>
              </a:graphicData>
            </a:graphic>
          </wp:inline>
        </w:drawing>
      </w:r>
    </w:p>
    <w:p w14:paraId="4918A293" w14:textId="77777777" w:rsidR="0002748F" w:rsidRDefault="0002748F" w:rsidP="0002748F">
      <w:r>
        <w:t>It’s going to start the Tomcat server:</w:t>
      </w:r>
    </w:p>
    <w:p w14:paraId="5121AB5B" w14:textId="77777777" w:rsidR="0002748F" w:rsidRDefault="0002748F" w:rsidP="0002748F">
      <w:pPr>
        <w:jc w:val="center"/>
      </w:pPr>
      <w:r w:rsidRPr="00F20031">
        <w:rPr>
          <w:noProof/>
          <w:lang w:val="en-AU" w:eastAsia="en-AU"/>
        </w:rPr>
        <w:drawing>
          <wp:inline distT="0" distB="0" distL="0" distR="0" wp14:anchorId="307F3BF7" wp14:editId="1C2C460E">
            <wp:extent cx="3595732" cy="24020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5755" cy="2442102"/>
                    </a:xfrm>
                    <a:prstGeom prst="rect">
                      <a:avLst/>
                    </a:prstGeom>
                  </pic:spPr>
                </pic:pic>
              </a:graphicData>
            </a:graphic>
          </wp:inline>
        </w:drawing>
      </w:r>
    </w:p>
    <w:p w14:paraId="13B7A69E" w14:textId="77777777" w:rsidR="0002748F" w:rsidRDefault="0002748F" w:rsidP="0002748F">
      <w:r>
        <w:br w:type="page"/>
      </w:r>
    </w:p>
    <w:p w14:paraId="077FA5BD" w14:textId="77777777" w:rsidR="0002748F" w:rsidRDefault="0002748F" w:rsidP="0002748F">
      <w:r w:rsidRPr="00F80677">
        <w:lastRenderedPageBreak/>
        <w:t>Canvas uses a combination of </w:t>
      </w:r>
      <w:r w:rsidRPr="00A93068">
        <w:rPr>
          <w:rStyle w:val="Hyperlink"/>
          <w:rFonts w:cstheme="minorHAnsi"/>
          <w:color w:val="1970B0"/>
        </w:rPr>
        <w:t>client side components</w:t>
      </w:r>
      <w:r w:rsidRPr="00F80677">
        <w:rPr>
          <w:color w:val="FF2B55"/>
        </w:rPr>
        <w:t> </w:t>
      </w:r>
      <w:r w:rsidRPr="00F80677">
        <w:t>and an </w:t>
      </w:r>
      <w:r w:rsidRPr="00A93068">
        <w:rPr>
          <w:rStyle w:val="Hyperlink"/>
          <w:rFonts w:cstheme="minorHAnsi"/>
          <w:color w:val="1970B0"/>
        </w:rPr>
        <w:t>application server</w:t>
      </w:r>
      <w:r w:rsidRPr="00F80677">
        <w:rPr>
          <w:color w:val="FF2B55"/>
        </w:rPr>
        <w:t> </w:t>
      </w:r>
      <w:r w:rsidRPr="00F80677">
        <w:t>that simplifies requests to the TM1 server</w:t>
      </w:r>
      <w:r>
        <w:t>:</w:t>
      </w:r>
    </w:p>
    <w:p w14:paraId="4705E8D3" w14:textId="77777777" w:rsidR="0002748F" w:rsidRDefault="0002748F" w:rsidP="0002748F"/>
    <w:p w14:paraId="48C1C416" w14:textId="77777777" w:rsidR="0002748F" w:rsidRPr="006645E9" w:rsidRDefault="0002748F" w:rsidP="0002748F">
      <w:r w:rsidRPr="00F80677">
        <w:rPr>
          <w:noProof/>
          <w:lang w:val="en-AU" w:eastAsia="en-AU"/>
        </w:rPr>
        <w:drawing>
          <wp:inline distT="0" distB="0" distL="0" distR="0" wp14:anchorId="698839F6" wp14:editId="2A247905">
            <wp:extent cx="5731510" cy="3101009"/>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03"/>
                    <a:stretch/>
                  </pic:blipFill>
                  <pic:spPr bwMode="auto">
                    <a:xfrm>
                      <a:off x="0" y="0"/>
                      <a:ext cx="5731510" cy="3101009"/>
                    </a:xfrm>
                    <a:prstGeom prst="rect">
                      <a:avLst/>
                    </a:prstGeom>
                    <a:ln>
                      <a:noFill/>
                    </a:ln>
                    <a:extLst>
                      <a:ext uri="{53640926-AAD7-44D8-BBD7-CCE9431645EC}">
                        <a14:shadowObscured xmlns:a14="http://schemas.microsoft.com/office/drawing/2010/main"/>
                      </a:ext>
                    </a:extLst>
                  </pic:spPr>
                </pic:pic>
              </a:graphicData>
            </a:graphic>
          </wp:inline>
        </w:drawing>
      </w:r>
    </w:p>
    <w:p w14:paraId="4C8C6D3D" w14:textId="77777777" w:rsidR="0002748F" w:rsidRDefault="0002748F" w:rsidP="0002748F">
      <w:pPr>
        <w:rPr>
          <w:rFonts w:asciiTheme="majorHAnsi" w:eastAsiaTheme="majorEastAsia" w:hAnsiTheme="majorHAnsi" w:cstheme="majorBidi"/>
          <w:color w:val="2E74B5" w:themeColor="accent1" w:themeShade="BF"/>
          <w:sz w:val="32"/>
          <w:szCs w:val="32"/>
        </w:rPr>
      </w:pPr>
    </w:p>
    <w:p w14:paraId="0442ACB6" w14:textId="77777777" w:rsidR="00C56867" w:rsidRPr="00C44CB2" w:rsidRDefault="00C56867" w:rsidP="00C56867">
      <w:pPr>
        <w:rPr>
          <w:lang w:val="en-GB"/>
        </w:rPr>
      </w:pPr>
    </w:p>
    <w:p w14:paraId="3B9CAB9C" w14:textId="77777777" w:rsidR="0002748F" w:rsidRDefault="0002748F">
      <w:pPr>
        <w:rPr>
          <w:rFonts w:asciiTheme="majorHAnsi" w:eastAsiaTheme="majorEastAsia" w:hAnsiTheme="majorHAnsi" w:cstheme="majorBidi"/>
          <w:color w:val="2E74B5" w:themeColor="accent1" w:themeShade="BF"/>
          <w:sz w:val="26"/>
          <w:szCs w:val="26"/>
        </w:rPr>
      </w:pPr>
      <w:bookmarkStart w:id="5" w:name="_Toc464562742"/>
      <w:r>
        <w:br w:type="page"/>
      </w:r>
    </w:p>
    <w:p w14:paraId="0CE862A4" w14:textId="3603673F" w:rsidR="00C56867" w:rsidRDefault="00C56867" w:rsidP="0047656C">
      <w:pPr>
        <w:pStyle w:val="Heading1"/>
      </w:pPr>
      <w:bookmarkStart w:id="6" w:name="_Toc464673458"/>
      <w:r>
        <w:lastRenderedPageBreak/>
        <w:t>Objective of the training</w:t>
      </w:r>
      <w:bookmarkEnd w:id="5"/>
      <w:bookmarkEnd w:id="6"/>
    </w:p>
    <w:p w14:paraId="4A1CDA9C" w14:textId="77777777" w:rsidR="00C56867" w:rsidRPr="00C44CB2" w:rsidRDefault="00C56867" w:rsidP="00C56867"/>
    <w:p w14:paraId="4FFB72E1" w14:textId="77777777" w:rsidR="00C56867" w:rsidRDefault="00C56867" w:rsidP="00C56867">
      <w:r>
        <w:t>This objective of this training is to build the following TM1 dashboard with Canvas:</w:t>
      </w:r>
    </w:p>
    <w:p w14:paraId="7C730444" w14:textId="77777777" w:rsidR="00C56867" w:rsidRDefault="00C56867" w:rsidP="00C56867">
      <w:r w:rsidRPr="009C15B6">
        <w:rPr>
          <w:noProof/>
          <w:lang w:val="en-AU" w:eastAsia="en-AU"/>
        </w:rPr>
        <w:drawing>
          <wp:inline distT="0" distB="0" distL="0" distR="0" wp14:anchorId="0F84026E" wp14:editId="565DE384">
            <wp:extent cx="5731510" cy="32435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43580"/>
                    </a:xfrm>
                    <a:prstGeom prst="rect">
                      <a:avLst/>
                    </a:prstGeom>
                  </pic:spPr>
                </pic:pic>
              </a:graphicData>
            </a:graphic>
          </wp:inline>
        </w:drawing>
      </w:r>
    </w:p>
    <w:p w14:paraId="63779F6F" w14:textId="77777777" w:rsidR="00C56867" w:rsidRDefault="00C56867" w:rsidP="00C56867">
      <w:r>
        <w:br w:type="page"/>
      </w:r>
    </w:p>
    <w:p w14:paraId="7F2C538A" w14:textId="77777777" w:rsidR="00C56867" w:rsidRDefault="00C56867" w:rsidP="00C56867">
      <w:r>
        <w:lastRenderedPageBreak/>
        <w:t xml:space="preserve">We're going to start from a template </w:t>
      </w:r>
      <w:r w:rsidRPr="00ED1F09">
        <w:t>called </w:t>
      </w:r>
      <w:r>
        <w:t>northwind, you can find it in the pre-built menu in the left pane under Home</w:t>
      </w:r>
      <w:r w:rsidRPr="00ED1F09">
        <w:t>:</w:t>
      </w:r>
    </w:p>
    <w:p w14:paraId="628DDCC0" w14:textId="7687444F" w:rsidR="00C56867" w:rsidRDefault="00CB6020" w:rsidP="00C56867">
      <w:hyperlink r:id="rId15" w:anchor="/northwind" w:history="1">
        <w:r w:rsidR="00C56867" w:rsidRPr="0047560E">
          <w:rPr>
            <w:rStyle w:val="Hyperlink"/>
          </w:rPr>
          <w:t>http://localhost</w:t>
        </w:r>
        <w:r w:rsidR="00C56867">
          <w:rPr>
            <w:rStyle w:val="Hyperlink"/>
          </w:rPr>
          <w:t>:</w:t>
        </w:r>
        <w:r w:rsidR="00AE03AF">
          <w:rPr>
            <w:rStyle w:val="Hyperlink"/>
          </w:rPr>
          <w:t>16080</w:t>
        </w:r>
        <w:r w:rsidR="00C56867">
          <w:rPr>
            <w:rStyle w:val="Hyperlink"/>
          </w:rPr>
          <w:t>/</w:t>
        </w:r>
        <w:r w:rsidR="00C56867" w:rsidRPr="0047560E">
          <w:rPr>
            <w:rStyle w:val="Hyperlink"/>
          </w:rPr>
          <w:t>#/northwind</w:t>
        </w:r>
      </w:hyperlink>
    </w:p>
    <w:p w14:paraId="775AA942" w14:textId="77777777" w:rsidR="00C56867" w:rsidRDefault="00C56867" w:rsidP="00C56867">
      <w:r w:rsidRPr="00ED1F09">
        <w:rPr>
          <w:noProof/>
          <w:lang w:val="en-AU" w:eastAsia="en-AU"/>
        </w:rPr>
        <w:drawing>
          <wp:inline distT="0" distB="0" distL="0" distR="0" wp14:anchorId="6AEE2993" wp14:editId="4DBDD873">
            <wp:extent cx="5731510" cy="25749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74925"/>
                    </a:xfrm>
                    <a:prstGeom prst="rect">
                      <a:avLst/>
                    </a:prstGeom>
                  </pic:spPr>
                </pic:pic>
              </a:graphicData>
            </a:graphic>
          </wp:inline>
        </w:drawing>
      </w:r>
    </w:p>
    <w:p w14:paraId="6C1C3E50" w14:textId="01A82633" w:rsidR="00C56867" w:rsidRDefault="00C56867" w:rsidP="00C56867">
      <w:r>
        <w:t>There are 3 main sections in this template. The first section at the top has a Product selection a</w:t>
      </w:r>
      <w:r w:rsidR="00002592">
        <w:t>nd 5 buttons to update the time period</w:t>
      </w:r>
      <w:r>
        <w:t xml:space="preserve">: </w:t>
      </w:r>
    </w:p>
    <w:p w14:paraId="128F6E4A" w14:textId="77777777" w:rsidR="00C56867" w:rsidRDefault="00C56867" w:rsidP="00C56867">
      <w:r w:rsidRPr="00ED1F09">
        <w:rPr>
          <w:noProof/>
          <w:lang w:val="en-AU" w:eastAsia="en-AU"/>
        </w:rPr>
        <w:drawing>
          <wp:inline distT="0" distB="0" distL="0" distR="0" wp14:anchorId="07258AEC" wp14:editId="464F3CBA">
            <wp:extent cx="5731510" cy="34988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9885"/>
                    </a:xfrm>
                    <a:prstGeom prst="rect">
                      <a:avLst/>
                    </a:prstGeom>
                  </pic:spPr>
                </pic:pic>
              </a:graphicData>
            </a:graphic>
          </wp:inline>
        </w:drawing>
      </w:r>
    </w:p>
    <w:p w14:paraId="2386BDAA" w14:textId="77777777" w:rsidR="00C56867" w:rsidRDefault="00C56867" w:rsidP="00C56867"/>
    <w:p w14:paraId="0326DFC1" w14:textId="77777777" w:rsidR="00C56867" w:rsidRDefault="00C56867" w:rsidP="00C56867">
      <w:r>
        <w:t>The second section in the middle contains 3 panels:</w:t>
      </w:r>
    </w:p>
    <w:p w14:paraId="05629D0C" w14:textId="77777777" w:rsidR="00C56867" w:rsidRDefault="00C56867" w:rsidP="00C56867">
      <w:r w:rsidRPr="00ED1F09">
        <w:rPr>
          <w:noProof/>
          <w:lang w:val="en-AU" w:eastAsia="en-AU"/>
        </w:rPr>
        <w:drawing>
          <wp:inline distT="0" distB="0" distL="0" distR="0" wp14:anchorId="68D97FDD" wp14:editId="7B0B2862">
            <wp:extent cx="5731510" cy="663575"/>
            <wp:effectExtent l="0" t="0" r="254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63575"/>
                    </a:xfrm>
                    <a:prstGeom prst="rect">
                      <a:avLst/>
                    </a:prstGeom>
                  </pic:spPr>
                </pic:pic>
              </a:graphicData>
            </a:graphic>
          </wp:inline>
        </w:drawing>
      </w:r>
    </w:p>
    <w:p w14:paraId="332F961A" w14:textId="77777777" w:rsidR="00C56867" w:rsidRDefault="00C56867" w:rsidP="00C56867">
      <w:r>
        <w:t xml:space="preserve"> and the last section is broken into 2 blocs, one table and one chart:</w:t>
      </w:r>
    </w:p>
    <w:p w14:paraId="439E2B84" w14:textId="77777777" w:rsidR="00C56867" w:rsidRDefault="00C56867" w:rsidP="00C56867">
      <w:r w:rsidRPr="00F73898">
        <w:rPr>
          <w:noProof/>
          <w:lang w:val="en-AU" w:eastAsia="en-AU"/>
        </w:rPr>
        <w:drawing>
          <wp:inline distT="0" distB="0" distL="0" distR="0" wp14:anchorId="76193567" wp14:editId="4022AFB9">
            <wp:extent cx="5731510" cy="892175"/>
            <wp:effectExtent l="0" t="0" r="254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92175"/>
                    </a:xfrm>
                    <a:prstGeom prst="rect">
                      <a:avLst/>
                    </a:prstGeom>
                  </pic:spPr>
                </pic:pic>
              </a:graphicData>
            </a:graphic>
          </wp:inline>
        </w:drawing>
      </w:r>
    </w:p>
    <w:p w14:paraId="25F84DDE" w14:textId="77777777" w:rsidR="00C56867" w:rsidRDefault="00C56867" w:rsidP="00C56867">
      <w:r>
        <w:t xml:space="preserve">We're going to fill out all these sections, one Product selection at the top, then we're going to replace all 3 “Value” fields with dynamic values from a TM1 cube. </w:t>
      </w:r>
    </w:p>
    <w:p w14:paraId="6708093E" w14:textId="4202EC11" w:rsidR="00C56867" w:rsidRDefault="00C56867" w:rsidP="00C56867">
      <w:pPr>
        <w:rPr>
          <w:rFonts w:asciiTheme="majorHAnsi" w:eastAsiaTheme="majorEastAsia" w:hAnsiTheme="majorHAnsi" w:cstheme="majorBidi"/>
          <w:b/>
          <w:color w:val="6D6E71"/>
          <w:sz w:val="36"/>
          <w:szCs w:val="32"/>
        </w:rPr>
      </w:pPr>
      <w:r>
        <w:t>Then we'll populate the cross-tab table and finally to round out the tutorial by building an interactive chart connected to TM1.</w:t>
      </w:r>
    </w:p>
    <w:p w14:paraId="3A578E01" w14:textId="03171B33" w:rsidR="00C56867" w:rsidRDefault="00C56867" w:rsidP="00C56867">
      <w:pPr>
        <w:pStyle w:val="Heading1"/>
      </w:pPr>
      <w:bookmarkStart w:id="7" w:name="_Toc464562743"/>
      <w:bookmarkStart w:id="8" w:name="_Toc464673459"/>
      <w:r>
        <w:lastRenderedPageBreak/>
        <w:t>Build the view in TM1</w:t>
      </w:r>
      <w:bookmarkEnd w:id="7"/>
      <w:bookmarkEnd w:id="8"/>
    </w:p>
    <w:p w14:paraId="4BEF8737" w14:textId="799AA43A" w:rsidR="00C56867" w:rsidRDefault="00C56867" w:rsidP="00C56867">
      <w:r>
        <w:t xml:space="preserve">The first step of the training is to build a view from the </w:t>
      </w:r>
      <w:r w:rsidRPr="00A93068">
        <w:rPr>
          <w:rStyle w:val="Hyperlink"/>
          <w:rFonts w:cstheme="minorHAnsi"/>
          <w:color w:val="1970B0"/>
        </w:rPr>
        <w:t xml:space="preserve">Sales </w:t>
      </w:r>
      <w:r>
        <w:t>cube:</w:t>
      </w:r>
    </w:p>
    <w:p w14:paraId="3F23346E" w14:textId="77777777" w:rsidR="00C56867" w:rsidRDefault="00C56867" w:rsidP="00C56867">
      <w:pPr>
        <w:jc w:val="center"/>
      </w:pPr>
      <w:r w:rsidRPr="00EB18C2">
        <w:rPr>
          <w:noProof/>
          <w:lang w:val="en-AU" w:eastAsia="en-AU"/>
        </w:rPr>
        <w:drawing>
          <wp:inline distT="0" distB="0" distL="0" distR="0" wp14:anchorId="0DBC1710" wp14:editId="03CD85E6">
            <wp:extent cx="3069203" cy="242229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7253" cy="2436543"/>
                    </a:xfrm>
                    <a:prstGeom prst="rect">
                      <a:avLst/>
                    </a:prstGeom>
                  </pic:spPr>
                </pic:pic>
              </a:graphicData>
            </a:graphic>
          </wp:inline>
        </w:drawing>
      </w:r>
    </w:p>
    <w:p w14:paraId="449F2592" w14:textId="77777777" w:rsidR="00C56867" w:rsidRDefault="00C56867" w:rsidP="00C56867">
      <w:r>
        <w:t>Open the</w:t>
      </w:r>
      <w:r w:rsidRPr="00EB18C2">
        <w:rPr>
          <w:color w:val="FF2B55"/>
        </w:rPr>
        <w:t xml:space="preserve"> </w:t>
      </w:r>
      <w:r w:rsidRPr="00A93068">
        <w:rPr>
          <w:rStyle w:val="Hyperlink"/>
          <w:rFonts w:cstheme="minorHAnsi"/>
          <w:color w:val="1970B0"/>
        </w:rPr>
        <w:t>Sales</w:t>
      </w:r>
      <w:r>
        <w:t xml:space="preserve"> cube, and build the following view called “</w:t>
      </w:r>
      <w:r w:rsidRPr="00A93068">
        <w:rPr>
          <w:rStyle w:val="Hyperlink"/>
          <w:rFonts w:cstheme="minorHAnsi"/>
          <w:color w:val="1970B0"/>
        </w:rPr>
        <w:t>Dashboard</w:t>
      </w:r>
      <w:r>
        <w:t>”:</w:t>
      </w:r>
    </w:p>
    <w:p w14:paraId="28712210" w14:textId="77777777" w:rsidR="00C56867" w:rsidRDefault="00C56867" w:rsidP="00C56867">
      <w:pPr>
        <w:jc w:val="center"/>
      </w:pPr>
      <w:r w:rsidRPr="00A913CA">
        <w:rPr>
          <w:noProof/>
          <w:lang w:val="en-AU" w:eastAsia="en-AU"/>
        </w:rPr>
        <w:drawing>
          <wp:inline distT="0" distB="0" distL="0" distR="0" wp14:anchorId="7E968E29" wp14:editId="59AA7FC1">
            <wp:extent cx="4267200" cy="462124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2669" cy="4713808"/>
                    </a:xfrm>
                    <a:prstGeom prst="rect">
                      <a:avLst/>
                    </a:prstGeom>
                  </pic:spPr>
                </pic:pic>
              </a:graphicData>
            </a:graphic>
          </wp:inline>
        </w:drawing>
      </w:r>
    </w:p>
    <w:p w14:paraId="1734995B" w14:textId="46492E89" w:rsidR="00C56867" w:rsidRDefault="00C56867" w:rsidP="00C56867">
      <w:r>
        <w:lastRenderedPageBreak/>
        <w:t xml:space="preserve">Do not forget to build the </w:t>
      </w:r>
      <w:r w:rsidRPr="00A93068">
        <w:rPr>
          <w:rStyle w:val="Hyperlink"/>
          <w:rFonts w:cstheme="minorHAnsi"/>
          <w:color w:val="1970B0"/>
        </w:rPr>
        <w:t>Customers</w:t>
      </w:r>
      <w:r>
        <w:t xml:space="preserve"> </w:t>
      </w:r>
      <w:r w:rsidR="00002592">
        <w:t xml:space="preserve">public </w:t>
      </w:r>
      <w:r>
        <w:t>subset called “</w:t>
      </w:r>
      <w:r w:rsidRPr="00A93068">
        <w:rPr>
          <w:rStyle w:val="Hyperlink"/>
          <w:rFonts w:cstheme="minorHAnsi"/>
          <w:color w:val="1970B0"/>
        </w:rPr>
        <w:t>All Customer</w:t>
      </w:r>
      <w:r>
        <w:t>”:</w:t>
      </w:r>
    </w:p>
    <w:p w14:paraId="57EBEDDB" w14:textId="77777777" w:rsidR="00C56867" w:rsidRPr="00E4786D" w:rsidRDefault="00C56867" w:rsidP="00C56867">
      <w:pPr>
        <w:jc w:val="center"/>
      </w:pPr>
      <w:r w:rsidRPr="00A913CA">
        <w:rPr>
          <w:noProof/>
          <w:lang w:val="en-AU" w:eastAsia="en-AU"/>
        </w:rPr>
        <w:drawing>
          <wp:inline distT="0" distB="0" distL="0" distR="0" wp14:anchorId="4415F0B2" wp14:editId="18BFB8E7">
            <wp:extent cx="2971800" cy="330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4436" cy="3304929"/>
                    </a:xfrm>
                    <a:prstGeom prst="rect">
                      <a:avLst/>
                    </a:prstGeom>
                  </pic:spPr>
                </pic:pic>
              </a:graphicData>
            </a:graphic>
          </wp:inline>
        </w:drawing>
      </w:r>
    </w:p>
    <w:p w14:paraId="1110D46F" w14:textId="77777777" w:rsidR="00C56867" w:rsidRDefault="00C56867" w:rsidP="00C56867">
      <w:pPr>
        <w:rPr>
          <w:rFonts w:asciiTheme="majorHAnsi" w:eastAsiaTheme="majorEastAsia" w:hAnsiTheme="majorHAnsi" w:cstheme="majorBidi"/>
          <w:b/>
          <w:color w:val="6D6E71"/>
          <w:sz w:val="36"/>
          <w:szCs w:val="32"/>
        </w:rPr>
      </w:pPr>
      <w:r>
        <w:br w:type="page"/>
      </w:r>
    </w:p>
    <w:p w14:paraId="4DB2730D" w14:textId="77777777" w:rsidR="00C56867" w:rsidRDefault="00C56867" w:rsidP="00C56867">
      <w:pPr>
        <w:pStyle w:val="Heading1"/>
      </w:pPr>
      <w:bookmarkStart w:id="9" w:name="_Toc464562744"/>
      <w:bookmarkStart w:id="10" w:name="_Toc464673460"/>
      <w:r>
        <w:lastRenderedPageBreak/>
        <w:t>Start-up the Canvas application server</w:t>
      </w:r>
      <w:bookmarkEnd w:id="9"/>
      <w:bookmarkEnd w:id="10"/>
    </w:p>
    <w:p w14:paraId="51F49390" w14:textId="77777777" w:rsidR="00C56867" w:rsidRDefault="00C56867" w:rsidP="00C56867"/>
    <w:p w14:paraId="2ECDCCFC" w14:textId="77777777" w:rsidR="00C56867" w:rsidRDefault="00C56867" w:rsidP="00C56867">
      <w:r w:rsidRPr="006645E9">
        <w:t xml:space="preserve">Canvas uses a </w:t>
      </w:r>
      <w:r w:rsidRPr="00A93068">
        <w:rPr>
          <w:rStyle w:val="Hyperlink"/>
          <w:rFonts w:cstheme="minorHAnsi"/>
          <w:color w:val="1970B0"/>
        </w:rPr>
        <w:t>Apache Tomcat</w:t>
      </w:r>
      <w:r w:rsidRPr="00F137E7">
        <w:rPr>
          <w:color w:val="FF2B55"/>
        </w:rPr>
        <w:t xml:space="preserve"> </w:t>
      </w:r>
      <w:r w:rsidRPr="006645E9">
        <w:t>server, which is different to an Apache HTTP Server. Tomcat is a Java application server that can be used for lots of purposes including serving HTML pages, CSS, etc..</w:t>
      </w:r>
    </w:p>
    <w:p w14:paraId="283DB8F0" w14:textId="37EA6430" w:rsidR="00C56867" w:rsidRDefault="00C56867" w:rsidP="00C56867">
      <w:r>
        <w:t xml:space="preserve">To start-up the Tomcat server, you need to double click on </w:t>
      </w:r>
      <w:r w:rsidR="00002592">
        <w:rPr>
          <w:rStyle w:val="Hyperlink"/>
          <w:rFonts w:cstheme="minorHAnsi"/>
          <w:color w:val="1970B0"/>
        </w:rPr>
        <w:t>C:\HOL-TM1SDK\canvas\start.bat</w:t>
      </w:r>
      <w:r>
        <w:t>:</w:t>
      </w:r>
    </w:p>
    <w:p w14:paraId="62EC9D69" w14:textId="71B997EA" w:rsidR="00C56867" w:rsidRDefault="00002592" w:rsidP="00C56867">
      <w:pPr>
        <w:jc w:val="center"/>
        <w:rPr>
          <w:rFonts w:ascii="adobe-garamond-pro" w:hAnsi="adobe-garamond-pro"/>
          <w:sz w:val="27"/>
          <w:szCs w:val="27"/>
          <w:shd w:val="clear" w:color="auto" w:fill="FFFFFF"/>
        </w:rPr>
      </w:pPr>
      <w:ins w:id="11" w:author="Hubert Heijkers" w:date="2016-10-18T15:41:00Z">
        <w:r>
          <w:rPr>
            <w:noProof/>
            <w:lang w:val="en-AU" w:eastAsia="en-AU"/>
          </w:rPr>
          <w:drawing>
            <wp:inline distT="0" distB="0" distL="0" distR="0" wp14:anchorId="7805CDC9" wp14:editId="11B499E0">
              <wp:extent cx="5731510" cy="2629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29535"/>
                      </a:xfrm>
                      <a:prstGeom prst="rect">
                        <a:avLst/>
                      </a:prstGeom>
                    </pic:spPr>
                  </pic:pic>
                </a:graphicData>
              </a:graphic>
            </wp:inline>
          </w:drawing>
        </w:r>
      </w:ins>
    </w:p>
    <w:p w14:paraId="2A5FB743" w14:textId="77777777" w:rsidR="00C56867" w:rsidRDefault="00C56867" w:rsidP="00C56867">
      <w:r>
        <w:t>It’s going to start the Tomcat server:</w:t>
      </w:r>
    </w:p>
    <w:p w14:paraId="35065151" w14:textId="77777777" w:rsidR="00C56867" w:rsidRDefault="00C56867" w:rsidP="00C56867">
      <w:pPr>
        <w:jc w:val="center"/>
      </w:pPr>
      <w:r w:rsidRPr="00F20031">
        <w:rPr>
          <w:noProof/>
          <w:lang w:val="en-AU" w:eastAsia="en-AU"/>
        </w:rPr>
        <w:drawing>
          <wp:inline distT="0" distB="0" distL="0" distR="0" wp14:anchorId="7A5D9A9B" wp14:editId="2BD7F091">
            <wp:extent cx="3595732" cy="240200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5755" cy="2442102"/>
                    </a:xfrm>
                    <a:prstGeom prst="rect">
                      <a:avLst/>
                    </a:prstGeom>
                  </pic:spPr>
                </pic:pic>
              </a:graphicData>
            </a:graphic>
          </wp:inline>
        </w:drawing>
      </w:r>
    </w:p>
    <w:p w14:paraId="4593C27E" w14:textId="77777777" w:rsidR="00565827" w:rsidRDefault="00565827">
      <w:r>
        <w:br w:type="page"/>
      </w:r>
    </w:p>
    <w:p w14:paraId="09D20B9B" w14:textId="1A13EF69" w:rsidR="00565827" w:rsidRDefault="00C56867" w:rsidP="00565827">
      <w:r>
        <w:lastRenderedPageBreak/>
        <w:t>And a TM1 instance called CXMD which is used to see the samples:</w:t>
      </w:r>
    </w:p>
    <w:p w14:paraId="09D44F70" w14:textId="77777777" w:rsidR="00565827" w:rsidRDefault="00565827" w:rsidP="00565827"/>
    <w:p w14:paraId="6489B837" w14:textId="31115196" w:rsidR="00C56867" w:rsidRDefault="00C56867" w:rsidP="00565827">
      <w:r w:rsidRPr="00F20031">
        <w:rPr>
          <w:noProof/>
          <w:lang w:val="en-AU" w:eastAsia="en-AU"/>
        </w:rPr>
        <w:drawing>
          <wp:inline distT="0" distB="0" distL="0" distR="0" wp14:anchorId="6A550382" wp14:editId="5A748FBB">
            <wp:extent cx="3521611" cy="2512612"/>
            <wp:effectExtent l="0" t="0" r="317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9885" cy="2547055"/>
                    </a:xfrm>
                    <a:prstGeom prst="rect">
                      <a:avLst/>
                    </a:prstGeom>
                  </pic:spPr>
                </pic:pic>
              </a:graphicData>
            </a:graphic>
          </wp:inline>
        </w:drawing>
      </w:r>
    </w:p>
    <w:p w14:paraId="0073BF03" w14:textId="77777777" w:rsidR="00565827" w:rsidRDefault="00565827" w:rsidP="00565827"/>
    <w:p w14:paraId="126D11FD" w14:textId="77777777" w:rsidR="00C56867" w:rsidRDefault="00C56867" w:rsidP="00C56867">
      <w:r w:rsidRPr="00F80677">
        <w:t>Canvas uses a combination of </w:t>
      </w:r>
      <w:r w:rsidRPr="00A93068">
        <w:rPr>
          <w:rStyle w:val="Hyperlink"/>
          <w:rFonts w:cstheme="minorHAnsi"/>
          <w:color w:val="1970B0"/>
        </w:rPr>
        <w:t>client side components</w:t>
      </w:r>
      <w:r w:rsidRPr="00F80677">
        <w:rPr>
          <w:color w:val="FF2B55"/>
        </w:rPr>
        <w:t> </w:t>
      </w:r>
      <w:r w:rsidRPr="00F80677">
        <w:t>and an </w:t>
      </w:r>
      <w:r w:rsidRPr="00A93068">
        <w:rPr>
          <w:rStyle w:val="Hyperlink"/>
          <w:rFonts w:cstheme="minorHAnsi"/>
          <w:color w:val="1970B0"/>
        </w:rPr>
        <w:t>application server</w:t>
      </w:r>
      <w:r w:rsidRPr="00F80677">
        <w:rPr>
          <w:color w:val="FF2B55"/>
        </w:rPr>
        <w:t> </w:t>
      </w:r>
      <w:r w:rsidRPr="00F80677">
        <w:t>that simplifies requests to the TM1 server</w:t>
      </w:r>
      <w:r>
        <w:t>:</w:t>
      </w:r>
    </w:p>
    <w:p w14:paraId="7D57E1FC" w14:textId="77777777" w:rsidR="00C56867" w:rsidRDefault="00C56867" w:rsidP="00C56867"/>
    <w:p w14:paraId="2F8580E6" w14:textId="77777777" w:rsidR="00C56867" w:rsidRPr="006645E9" w:rsidRDefault="00C56867" w:rsidP="00C56867">
      <w:r w:rsidRPr="00F80677">
        <w:rPr>
          <w:noProof/>
          <w:lang w:val="en-AU" w:eastAsia="en-AU"/>
        </w:rPr>
        <w:drawing>
          <wp:inline distT="0" distB="0" distL="0" distR="0" wp14:anchorId="44BADC4A" wp14:editId="4FA1D72D">
            <wp:extent cx="5731510" cy="3101009"/>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03"/>
                    <a:stretch/>
                  </pic:blipFill>
                  <pic:spPr bwMode="auto">
                    <a:xfrm>
                      <a:off x="0" y="0"/>
                      <a:ext cx="5731510" cy="3101009"/>
                    </a:xfrm>
                    <a:prstGeom prst="rect">
                      <a:avLst/>
                    </a:prstGeom>
                    <a:ln>
                      <a:noFill/>
                    </a:ln>
                    <a:extLst>
                      <a:ext uri="{53640926-AAD7-44D8-BBD7-CCE9431645EC}">
                        <a14:shadowObscured xmlns:a14="http://schemas.microsoft.com/office/drawing/2010/main"/>
                      </a:ext>
                    </a:extLst>
                  </pic:spPr>
                </pic:pic>
              </a:graphicData>
            </a:graphic>
          </wp:inline>
        </w:drawing>
      </w:r>
    </w:p>
    <w:p w14:paraId="2FAED73D" w14:textId="77777777" w:rsidR="00C56867" w:rsidRDefault="00C56867" w:rsidP="00C56867">
      <w:pPr>
        <w:rPr>
          <w:rFonts w:asciiTheme="majorHAnsi" w:eastAsiaTheme="majorEastAsia" w:hAnsiTheme="majorHAnsi" w:cstheme="majorBidi"/>
          <w:b/>
          <w:color w:val="6D6E71"/>
          <w:sz w:val="36"/>
          <w:szCs w:val="32"/>
        </w:rPr>
      </w:pPr>
      <w:r>
        <w:br w:type="page"/>
      </w:r>
    </w:p>
    <w:p w14:paraId="61841746" w14:textId="77777777" w:rsidR="00C56867" w:rsidRDefault="00C56867" w:rsidP="00C56867">
      <w:pPr>
        <w:pStyle w:val="Heading1"/>
      </w:pPr>
      <w:bookmarkStart w:id="12" w:name="_Toc464562745"/>
      <w:bookmarkStart w:id="13" w:name="_Toc464673461"/>
      <w:r>
        <w:lastRenderedPageBreak/>
        <w:t>Open the canvas source editor</w:t>
      </w:r>
      <w:bookmarkEnd w:id="12"/>
      <w:bookmarkEnd w:id="13"/>
    </w:p>
    <w:p w14:paraId="237DC9A6" w14:textId="77777777" w:rsidR="00C56867" w:rsidRPr="00F73898" w:rsidRDefault="00C56867" w:rsidP="00C56867"/>
    <w:p w14:paraId="2BADAA64" w14:textId="77777777" w:rsidR="00C56867" w:rsidRDefault="00C56867" w:rsidP="00C56867">
      <w:r>
        <w:t xml:space="preserve">Canvas </w:t>
      </w:r>
      <w:r w:rsidRPr="00F73898">
        <w:t>has a </w:t>
      </w:r>
      <w:r w:rsidRPr="00A93068">
        <w:rPr>
          <w:rStyle w:val="Hyperlink"/>
          <w:rFonts w:cstheme="minorHAnsi"/>
          <w:color w:val="1970B0"/>
        </w:rPr>
        <w:t>Source Editor</w:t>
      </w:r>
      <w:r w:rsidRPr="00F73898">
        <w:t> where</w:t>
      </w:r>
      <w:r>
        <w:t xml:space="preserve"> you can update the HTML code of the Canvas pages. You can access the </w:t>
      </w:r>
      <w:r w:rsidRPr="00A93068">
        <w:rPr>
          <w:rStyle w:val="Hyperlink"/>
          <w:rFonts w:cstheme="minorHAnsi"/>
          <w:color w:val="1970B0"/>
        </w:rPr>
        <w:t>Source Editor</w:t>
      </w:r>
      <w:r>
        <w:t xml:space="preserve"> through the following url:</w:t>
      </w:r>
    </w:p>
    <w:p w14:paraId="406E83F0" w14:textId="77777777" w:rsidR="00C56867" w:rsidRDefault="00C56867" w:rsidP="00C56867">
      <w:r>
        <w:t>http</w:t>
      </w:r>
      <w:r w:rsidRPr="00F73898">
        <w:t>://&lt;</w:t>
      </w:r>
      <w:r w:rsidRPr="00A93068">
        <w:rPr>
          <w:rStyle w:val="Hyperlink"/>
          <w:rFonts w:cstheme="minorHAnsi"/>
          <w:color w:val="1970B0"/>
        </w:rPr>
        <w:t>servername</w:t>
      </w:r>
      <w:r w:rsidRPr="00F73898">
        <w:t>&gt;:&lt;</w:t>
      </w:r>
      <w:r w:rsidRPr="00A93068">
        <w:rPr>
          <w:rStyle w:val="Hyperlink"/>
          <w:rFonts w:cstheme="minorHAnsi"/>
          <w:color w:val="1970B0"/>
        </w:rPr>
        <w:t>portnumber</w:t>
      </w:r>
      <w:r w:rsidRPr="00F73898">
        <w:t>&gt;/</w:t>
      </w:r>
      <w:r>
        <w:t>admin#/editor  </w:t>
      </w:r>
    </w:p>
    <w:p w14:paraId="6AC85E35" w14:textId="57CB1F89" w:rsidR="00C56867" w:rsidRDefault="00C56867" w:rsidP="00C56867">
      <w:r>
        <w:t xml:space="preserve">In our example: </w:t>
      </w:r>
      <w:hyperlink r:id="rId24" w:anchor="/editor" w:history="1">
        <w:r w:rsidRPr="0047560E">
          <w:rPr>
            <w:rStyle w:val="Hyperlink"/>
          </w:rPr>
          <w:t>http://localhost</w:t>
        </w:r>
        <w:r>
          <w:rPr>
            <w:rStyle w:val="Hyperlink"/>
          </w:rPr>
          <w:t>:</w:t>
        </w:r>
        <w:r w:rsidR="00AE03AF">
          <w:rPr>
            <w:rStyle w:val="Hyperlink"/>
          </w:rPr>
          <w:t>16080</w:t>
        </w:r>
        <w:r>
          <w:rPr>
            <w:rStyle w:val="Hyperlink"/>
          </w:rPr>
          <w:t>/</w:t>
        </w:r>
        <w:r w:rsidRPr="0047560E">
          <w:rPr>
            <w:rStyle w:val="Hyperlink"/>
          </w:rPr>
          <w:t>admin#/editor</w:t>
        </w:r>
      </w:hyperlink>
    </w:p>
    <w:p w14:paraId="23D31729" w14:textId="54A96FCA" w:rsidR="00C56867" w:rsidRDefault="00C56867" w:rsidP="00C56867">
      <w:r>
        <w:t>The</w:t>
      </w:r>
      <w:r>
        <w:rPr>
          <w:rStyle w:val="apple-converted-space"/>
          <w:rFonts w:ascii="adobe-garamond-pro" w:hAnsi="adobe-garamond-pro"/>
          <w:sz w:val="27"/>
          <w:szCs w:val="27"/>
        </w:rPr>
        <w:t> </w:t>
      </w:r>
      <w:r w:rsidRPr="00A93068">
        <w:rPr>
          <w:rStyle w:val="Hyperlink"/>
          <w:rFonts w:cstheme="minorHAnsi"/>
          <w:color w:val="1970B0"/>
        </w:rPr>
        <w:t>Source Editor</w:t>
      </w:r>
      <w:r>
        <w:rPr>
          <w:rStyle w:val="apple-converted-space"/>
          <w:rFonts w:ascii="adobe-garamond-pro" w:hAnsi="adobe-garamond-pro"/>
          <w:sz w:val="27"/>
          <w:szCs w:val="27"/>
        </w:rPr>
        <w:t> </w:t>
      </w:r>
      <w:r>
        <w:t xml:space="preserve">is part of the Canvas Admin section, you will need to log in using the </w:t>
      </w:r>
      <w:r w:rsidR="00002592">
        <w:t>‘</w:t>
      </w:r>
      <w:r>
        <w:t>admin</w:t>
      </w:r>
      <w:r w:rsidR="00002592">
        <w:t>’</w:t>
      </w:r>
      <w:r>
        <w:t xml:space="preserve"> login and </w:t>
      </w:r>
      <w:r w:rsidR="00002592">
        <w:t xml:space="preserve">no </w:t>
      </w:r>
      <w:r>
        <w:t>password: </w:t>
      </w:r>
    </w:p>
    <w:p w14:paraId="742C35C4" w14:textId="77777777" w:rsidR="00C56867" w:rsidRDefault="00C56867" w:rsidP="00C56867">
      <w:pPr>
        <w:jc w:val="center"/>
      </w:pPr>
      <w:r>
        <w:rPr>
          <w:noProof/>
          <w:lang w:val="en-AU" w:eastAsia="en-AU"/>
        </w:rPr>
        <w:drawing>
          <wp:inline distT="0" distB="0" distL="0" distR="0" wp14:anchorId="0EC8C074" wp14:editId="2535FC7C">
            <wp:extent cx="2517980" cy="1337481"/>
            <wp:effectExtent l="0" t="0" r="0" b="0"/>
            <wp:docPr id="66" name="Picture 66" descr="https://static1.squarespace.com/static/574b9cc762cd9436c8fc3c92/t/57e4ba629f7456687f2dec3f/1474607718774/?format=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1.squarespace.com/static/574b9cc762cd9436c8fc3c92/t/57e4ba629f7456687f2dec3f/1474607718774/?format=500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3478" cy="1345713"/>
                    </a:xfrm>
                    <a:prstGeom prst="rect">
                      <a:avLst/>
                    </a:prstGeom>
                    <a:noFill/>
                    <a:ln>
                      <a:noFill/>
                    </a:ln>
                  </pic:spPr>
                </pic:pic>
              </a:graphicData>
            </a:graphic>
          </wp:inline>
        </w:drawing>
      </w:r>
    </w:p>
    <w:p w14:paraId="5F17910B" w14:textId="77777777" w:rsidR="00C56867" w:rsidRDefault="00C56867" w:rsidP="00C56867">
      <w:r>
        <w:t>Once you logged in just select the dashboard from the drop-down list (</w:t>
      </w:r>
      <w:r w:rsidRPr="00A93068">
        <w:rPr>
          <w:rStyle w:val="Hyperlink"/>
          <w:rFonts w:cstheme="minorHAnsi"/>
          <w:color w:val="1970B0"/>
        </w:rPr>
        <w:t>html/northwind.html</w:t>
      </w:r>
      <w:r>
        <w:t>):</w:t>
      </w:r>
    </w:p>
    <w:p w14:paraId="2624421E" w14:textId="77777777" w:rsidR="00C56867" w:rsidRDefault="00C56867" w:rsidP="00C56867">
      <w:r w:rsidRPr="005B4B8F">
        <w:rPr>
          <w:noProof/>
          <w:lang w:val="en-AU" w:eastAsia="en-AU"/>
        </w:rPr>
        <w:drawing>
          <wp:inline distT="0" distB="0" distL="0" distR="0" wp14:anchorId="7D32E435" wp14:editId="2469AF6E">
            <wp:extent cx="5731510" cy="19589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58975"/>
                    </a:xfrm>
                    <a:prstGeom prst="rect">
                      <a:avLst/>
                    </a:prstGeom>
                  </pic:spPr>
                </pic:pic>
              </a:graphicData>
            </a:graphic>
          </wp:inline>
        </w:drawing>
      </w:r>
    </w:p>
    <w:p w14:paraId="58093AAF" w14:textId="77777777" w:rsidR="00C56867" w:rsidRDefault="00C56867" w:rsidP="00C56867">
      <w:r>
        <w:t>The best way to continue the training is to have two web browser sessions open:</w:t>
      </w:r>
    </w:p>
    <w:p w14:paraId="751D37D8" w14:textId="07D3AAB0" w:rsidR="00C56867" w:rsidRDefault="00C56867" w:rsidP="00C56867">
      <w:pPr>
        <w:pStyle w:val="ListParagraph"/>
        <w:numPr>
          <w:ilvl w:val="0"/>
          <w:numId w:val="18"/>
        </w:numPr>
        <w:spacing w:before="0" w:after="160"/>
      </w:pPr>
      <w:r>
        <w:t xml:space="preserve">One with the </w:t>
      </w:r>
      <w:r w:rsidRPr="00A93068">
        <w:rPr>
          <w:rStyle w:val="Hyperlink"/>
          <w:rFonts w:cstheme="minorHAnsi"/>
          <w:color w:val="1970B0"/>
        </w:rPr>
        <w:t>dashboard</w:t>
      </w:r>
      <w:r w:rsidRPr="007E18E0">
        <w:rPr>
          <w:color w:val="FF2B55"/>
        </w:rPr>
        <w:t xml:space="preserve"> </w:t>
      </w:r>
      <w:r>
        <w:t>(</w:t>
      </w:r>
      <w:r w:rsidRPr="00D73C1E">
        <w:t>http://localhost</w:t>
      </w:r>
      <w:r>
        <w:t>:</w:t>
      </w:r>
      <w:r w:rsidR="00AE03AF">
        <w:t>16080</w:t>
      </w:r>
      <w:r>
        <w:t>/</w:t>
      </w:r>
      <w:r w:rsidRPr="00D73C1E">
        <w:t>#/northwind</w:t>
      </w:r>
      <w:r>
        <w:t>) </w:t>
      </w:r>
    </w:p>
    <w:p w14:paraId="7CF4455D" w14:textId="05E708C5" w:rsidR="00C56867" w:rsidRDefault="00C56867" w:rsidP="00C56867">
      <w:pPr>
        <w:pStyle w:val="ListParagraph"/>
        <w:numPr>
          <w:ilvl w:val="0"/>
          <w:numId w:val="18"/>
        </w:numPr>
        <w:spacing w:before="0" w:after="160"/>
      </w:pPr>
      <w:r>
        <w:t xml:space="preserve">One with </w:t>
      </w:r>
      <w:r w:rsidRPr="00A93068">
        <w:rPr>
          <w:rStyle w:val="Hyperlink"/>
          <w:rFonts w:cstheme="minorHAnsi"/>
          <w:color w:val="1970B0"/>
        </w:rPr>
        <w:t>Source Editor</w:t>
      </w:r>
      <w:r>
        <w:t xml:space="preserve"> (http://localhost:</w:t>
      </w:r>
      <w:r w:rsidR="00AE03AF">
        <w:t>16080</w:t>
      </w:r>
      <w:r>
        <w:t>/admin#/page-creator).</w:t>
      </w:r>
    </w:p>
    <w:p w14:paraId="4215F034" w14:textId="77777777" w:rsidR="00C56867" w:rsidRDefault="00C56867" w:rsidP="00C56867">
      <w:pPr>
        <w:rPr>
          <w:rFonts w:asciiTheme="majorHAnsi" w:eastAsiaTheme="majorEastAsia" w:hAnsiTheme="majorHAnsi" w:cstheme="majorBidi"/>
          <w:b/>
          <w:color w:val="6D6E71"/>
          <w:sz w:val="36"/>
          <w:szCs w:val="32"/>
        </w:rPr>
      </w:pPr>
      <w:r>
        <w:br w:type="page"/>
      </w:r>
    </w:p>
    <w:p w14:paraId="5EACD8A0" w14:textId="77777777" w:rsidR="00C56867" w:rsidRDefault="00C56867" w:rsidP="00C56867">
      <w:pPr>
        <w:pStyle w:val="Heading1"/>
      </w:pPr>
      <w:bookmarkStart w:id="14" w:name="_Toc464562746"/>
      <w:bookmarkStart w:id="15" w:name="_Toc464673462"/>
      <w:r>
        <w:lastRenderedPageBreak/>
        <w:t>Replace the string "Product selection" with a SUBNM</w:t>
      </w:r>
      <w:bookmarkEnd w:id="14"/>
      <w:bookmarkEnd w:id="15"/>
    </w:p>
    <w:p w14:paraId="27FF54E2" w14:textId="77777777" w:rsidR="00C56867" w:rsidRPr="00D73C1E" w:rsidRDefault="00C56867" w:rsidP="00C56867"/>
    <w:p w14:paraId="09682504" w14:textId="77777777" w:rsidR="00C56867" w:rsidRDefault="00C56867" w:rsidP="00C56867">
      <w:r>
        <w:t>The first step we need to do is to replace the string "</w:t>
      </w:r>
      <w:r w:rsidRPr="00A93068">
        <w:rPr>
          <w:rStyle w:val="Hyperlink"/>
          <w:rFonts w:cstheme="minorHAnsi"/>
          <w:color w:val="1970B0"/>
        </w:rPr>
        <w:t>Product Selection</w:t>
      </w:r>
      <w:r>
        <w:t>" with a list of product elements coming from a TM1 subset:</w:t>
      </w:r>
    </w:p>
    <w:p w14:paraId="7B60C5CB" w14:textId="77777777" w:rsidR="00C56867" w:rsidRDefault="00C56867" w:rsidP="00C56867">
      <w:r w:rsidRPr="003E3805">
        <w:rPr>
          <w:noProof/>
          <w:lang w:val="en-AU" w:eastAsia="en-AU"/>
        </w:rPr>
        <w:drawing>
          <wp:inline distT="0" distB="0" distL="0" distR="0" wp14:anchorId="057BD147" wp14:editId="7A183AC0">
            <wp:extent cx="5731510" cy="475615"/>
            <wp:effectExtent l="0" t="0" r="254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5615"/>
                    </a:xfrm>
                    <a:prstGeom prst="rect">
                      <a:avLst/>
                    </a:prstGeom>
                  </pic:spPr>
                </pic:pic>
              </a:graphicData>
            </a:graphic>
          </wp:inline>
        </w:drawing>
      </w:r>
    </w:p>
    <w:p w14:paraId="4A90F78E" w14:textId="77777777" w:rsidR="00C56867" w:rsidRDefault="00C56867" w:rsidP="00C56867">
      <w:r w:rsidRPr="0000448F">
        <w:t xml:space="preserve">Maintaining your Canvas reports and data entry forms through TM1 subsets will reduce the time spent maintaining and updating these assets. Any changes in a subset will </w:t>
      </w:r>
      <w:r w:rsidRPr="00A93068">
        <w:rPr>
          <w:rStyle w:val="Hyperlink"/>
          <w:rFonts w:cstheme="minorHAnsi"/>
          <w:color w:val="1970B0"/>
        </w:rPr>
        <w:t>automatically be reflected in Canvas</w:t>
      </w:r>
      <w:r w:rsidRPr="0000448F">
        <w:t>.</w:t>
      </w:r>
    </w:p>
    <w:p w14:paraId="3675D156" w14:textId="77777777" w:rsidR="00C56867" w:rsidRDefault="00C56867" w:rsidP="00C56867">
      <w:r>
        <w:t>Let’s create the following subset in TM1:</w:t>
      </w:r>
    </w:p>
    <w:p w14:paraId="60ECA668" w14:textId="77777777" w:rsidR="00C56867" w:rsidRDefault="00C56867" w:rsidP="00C56867">
      <w:pPr>
        <w:pStyle w:val="ListParagraph"/>
        <w:numPr>
          <w:ilvl w:val="0"/>
          <w:numId w:val="17"/>
        </w:numPr>
        <w:spacing w:before="0" w:after="160"/>
      </w:pPr>
      <w:r>
        <w:t xml:space="preserve">Open the </w:t>
      </w:r>
      <w:r w:rsidRPr="00A93068">
        <w:rPr>
          <w:rStyle w:val="Hyperlink"/>
          <w:rFonts w:cstheme="minorHAnsi"/>
          <w:color w:val="1970B0"/>
        </w:rPr>
        <w:t xml:space="preserve">Products </w:t>
      </w:r>
      <w:r>
        <w:t>dimension</w:t>
      </w:r>
    </w:p>
    <w:p w14:paraId="71B8DFA3" w14:textId="77777777" w:rsidR="00C56867" w:rsidRDefault="00C56867" w:rsidP="00C56867">
      <w:pPr>
        <w:pStyle w:val="ListParagraph"/>
        <w:numPr>
          <w:ilvl w:val="0"/>
          <w:numId w:val="17"/>
        </w:numPr>
        <w:spacing w:before="0" w:after="160"/>
      </w:pPr>
      <w:r>
        <w:t>Save the subset as “</w:t>
      </w:r>
      <w:r w:rsidRPr="00A93068">
        <w:rPr>
          <w:rStyle w:val="Hyperlink"/>
          <w:rFonts w:cstheme="minorHAnsi"/>
          <w:color w:val="1970B0"/>
        </w:rPr>
        <w:t>All products category</w:t>
      </w:r>
      <w:r>
        <w:t>”:</w:t>
      </w:r>
    </w:p>
    <w:p w14:paraId="5C6853B8" w14:textId="77777777" w:rsidR="00C56867" w:rsidRDefault="00C56867" w:rsidP="00C56867">
      <w:pPr>
        <w:jc w:val="center"/>
      </w:pPr>
      <w:r w:rsidRPr="003E3805">
        <w:rPr>
          <w:noProof/>
          <w:lang w:val="en-AU" w:eastAsia="en-AU"/>
        </w:rPr>
        <w:drawing>
          <wp:inline distT="0" distB="0" distL="0" distR="0" wp14:anchorId="0E92CD2A" wp14:editId="6B79CA8A">
            <wp:extent cx="4762861" cy="29206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9107" cy="2930583"/>
                    </a:xfrm>
                    <a:prstGeom prst="rect">
                      <a:avLst/>
                    </a:prstGeom>
                  </pic:spPr>
                </pic:pic>
              </a:graphicData>
            </a:graphic>
          </wp:inline>
        </w:drawing>
      </w:r>
    </w:p>
    <w:p w14:paraId="29609C14" w14:textId="77777777" w:rsidR="00C56867" w:rsidRDefault="00C56867" w:rsidP="00C56867"/>
    <w:p w14:paraId="76C356B1" w14:textId="77777777" w:rsidR="00565827" w:rsidRDefault="00565827" w:rsidP="00C56867"/>
    <w:p w14:paraId="61846503" w14:textId="77777777" w:rsidR="00565827" w:rsidRDefault="00565827" w:rsidP="00C56867"/>
    <w:p w14:paraId="2614055C" w14:textId="77777777" w:rsidR="00565827" w:rsidRDefault="00565827" w:rsidP="00C56867"/>
    <w:p w14:paraId="712D8D4D" w14:textId="77777777" w:rsidR="00565827" w:rsidRDefault="00565827" w:rsidP="00C56867"/>
    <w:p w14:paraId="2D5A16DD" w14:textId="77777777" w:rsidR="00565827" w:rsidRDefault="00565827" w:rsidP="00C56867"/>
    <w:p w14:paraId="1678B173" w14:textId="77777777" w:rsidR="00565827" w:rsidRDefault="00565827" w:rsidP="00C56867"/>
    <w:p w14:paraId="7A5063C2" w14:textId="2B5C7EC9" w:rsidR="00C56867" w:rsidRDefault="00C56867" w:rsidP="00C56867">
      <w:r>
        <w:t>The code which shows the "</w:t>
      </w:r>
      <w:r w:rsidRPr="00A93068">
        <w:rPr>
          <w:rStyle w:val="Hyperlink"/>
          <w:rFonts w:cstheme="minorHAnsi"/>
          <w:color w:val="1970B0"/>
        </w:rPr>
        <w:t>product selection</w:t>
      </w:r>
      <w:r>
        <w:t>" string in the dashboard can be found at the top of the HTML file:</w:t>
      </w:r>
    </w:p>
    <w:p w14:paraId="79100807" w14:textId="77777777" w:rsidR="00C56867" w:rsidRDefault="00C56867" w:rsidP="00C56867">
      <w:r w:rsidRPr="003E3805">
        <w:rPr>
          <w:noProof/>
          <w:lang w:val="en-AU" w:eastAsia="en-AU"/>
        </w:rPr>
        <w:drawing>
          <wp:inline distT="0" distB="0" distL="0" distR="0" wp14:anchorId="0C028F12" wp14:editId="5937600F">
            <wp:extent cx="5731510" cy="213995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39950"/>
                    </a:xfrm>
                    <a:prstGeom prst="rect">
                      <a:avLst/>
                    </a:prstGeom>
                  </pic:spPr>
                </pic:pic>
              </a:graphicData>
            </a:graphic>
          </wp:inline>
        </w:drawing>
      </w:r>
    </w:p>
    <w:p w14:paraId="0331C161" w14:textId="77777777" w:rsidR="00C56867" w:rsidRDefault="00C56867" w:rsidP="00C56867">
      <w:r>
        <w:rPr>
          <w:rStyle w:val="cm-tag"/>
          <w:color w:val="117700"/>
        </w:rPr>
        <w:t>&lt;div</w:t>
      </w:r>
      <w:r>
        <w:t xml:space="preserve"> </w:t>
      </w:r>
      <w:r>
        <w:rPr>
          <w:rStyle w:val="cm-attribute"/>
          <w:color w:val="0000CC"/>
        </w:rPr>
        <w:t>class</w:t>
      </w:r>
      <w:r>
        <w:t>=</w:t>
      </w:r>
      <w:r>
        <w:rPr>
          <w:rStyle w:val="cm-string"/>
          <w:color w:val="11AA11"/>
        </w:rPr>
        <w:t>"col-md-3"</w:t>
      </w:r>
      <w:r>
        <w:t xml:space="preserve"> </w:t>
      </w:r>
      <w:r>
        <w:rPr>
          <w:rStyle w:val="cm-attribute"/>
          <w:color w:val="0000CC"/>
        </w:rPr>
        <w:t>style</w:t>
      </w:r>
      <w:r>
        <w:t>=</w:t>
      </w:r>
      <w:r>
        <w:rPr>
          <w:rStyle w:val="cm-string"/>
          <w:color w:val="11AA11"/>
        </w:rPr>
        <w:t>"margin-top: 20px;"</w:t>
      </w:r>
      <w:r>
        <w:rPr>
          <w:rStyle w:val="cm-tag"/>
          <w:color w:val="117700"/>
        </w:rPr>
        <w:t>&gt;</w:t>
      </w:r>
    </w:p>
    <w:p w14:paraId="26D44F9A" w14:textId="77777777" w:rsidR="00C56867" w:rsidRDefault="00C56867" w:rsidP="00C56867">
      <w:r>
        <w:t xml:space="preserve">            Product Selection</w:t>
      </w:r>
    </w:p>
    <w:p w14:paraId="39FE849D" w14:textId="77777777" w:rsidR="00C56867" w:rsidRDefault="00C56867" w:rsidP="00C56867">
      <w:pPr>
        <w:rPr>
          <w:rFonts w:ascii="Courier New" w:hAnsi="Courier New"/>
        </w:rPr>
      </w:pPr>
      <w:r>
        <w:rPr>
          <w:rStyle w:val="cm-tag"/>
          <w:color w:val="117700"/>
        </w:rPr>
        <w:t>&lt;/div&gt;</w:t>
      </w:r>
    </w:p>
    <w:p w14:paraId="74325851" w14:textId="77777777" w:rsidR="00C56867" w:rsidRDefault="00C56867" w:rsidP="00C56867">
      <w:r>
        <w:t>Let's replace the string “</w:t>
      </w:r>
      <w:r w:rsidRPr="00A93068">
        <w:rPr>
          <w:rStyle w:val="Hyperlink"/>
          <w:rFonts w:cstheme="minorHAnsi"/>
          <w:color w:val="1970B0"/>
        </w:rPr>
        <w:t>Product Selection</w:t>
      </w:r>
      <w:r>
        <w:t>” with a</w:t>
      </w:r>
      <w:r>
        <w:rPr>
          <w:rStyle w:val="apple-converted-space"/>
          <w:rFonts w:ascii="adobe-garamond-pro" w:hAnsi="adobe-garamond-pro"/>
          <w:sz w:val="27"/>
          <w:szCs w:val="27"/>
        </w:rPr>
        <w:t> </w:t>
      </w:r>
      <w:r w:rsidRPr="00A93068">
        <w:rPr>
          <w:rStyle w:val="Hyperlink"/>
          <w:rFonts w:cstheme="minorHAnsi"/>
          <w:color w:val="1970B0"/>
        </w:rPr>
        <w:t>SUBNM</w:t>
      </w:r>
      <w:r w:rsidRPr="003E3805">
        <w:rPr>
          <w:color w:val="FF2B55"/>
        </w:rPr>
        <w:t> </w:t>
      </w:r>
      <w:r>
        <w:t>formula: </w:t>
      </w:r>
    </w:p>
    <w:p w14:paraId="4A732119" w14:textId="77777777" w:rsidR="00C56867" w:rsidRPr="008D31D0" w:rsidRDefault="00C56867" w:rsidP="00C56867">
      <w:pPr>
        <w:rPr>
          <w:lang w:val="fr-FR"/>
        </w:rPr>
      </w:pPr>
      <w:r w:rsidRPr="008D31D0">
        <w:rPr>
          <w:rStyle w:val="cm-tag"/>
          <w:color w:val="117700"/>
          <w:lang w:val="fr-FR"/>
        </w:rPr>
        <w:t>&lt;tm1-ui-subnm</w:t>
      </w:r>
      <w:r w:rsidRPr="008D31D0">
        <w:rPr>
          <w:lang w:val="fr-FR"/>
        </w:rPr>
        <w:t xml:space="preserve"> </w:t>
      </w:r>
      <w:r w:rsidRPr="008D31D0">
        <w:rPr>
          <w:rStyle w:val="cm-attribute"/>
          <w:color w:val="0000CC"/>
          <w:lang w:val="fr-FR"/>
        </w:rPr>
        <w:t>tm1-instance</w:t>
      </w:r>
      <w:r w:rsidRPr="008D31D0">
        <w:rPr>
          <w:lang w:val="fr-FR"/>
        </w:rPr>
        <w:t>=</w:t>
      </w:r>
      <w:r w:rsidRPr="008D31D0">
        <w:rPr>
          <w:rStyle w:val="cm-string"/>
          <w:color w:val="11AA11"/>
          <w:lang w:val="fr-FR"/>
        </w:rPr>
        <w:t>" "</w:t>
      </w:r>
      <w:r w:rsidRPr="008D31D0">
        <w:rPr>
          <w:lang w:val="fr-FR"/>
        </w:rPr>
        <w:t xml:space="preserve"> </w:t>
      </w:r>
    </w:p>
    <w:p w14:paraId="3DC997B8" w14:textId="77777777" w:rsidR="00C56867" w:rsidRPr="008D31D0" w:rsidRDefault="00C56867" w:rsidP="00C56867">
      <w:pPr>
        <w:rPr>
          <w:lang w:val="fr-FR"/>
        </w:rPr>
      </w:pPr>
      <w:r w:rsidRPr="008D31D0">
        <w:rPr>
          <w:lang w:val="fr-FR"/>
        </w:rPr>
        <w:t xml:space="preserve">                          </w:t>
      </w:r>
      <w:r w:rsidRPr="008D31D0">
        <w:rPr>
          <w:rStyle w:val="cm-attribute"/>
          <w:color w:val="0000CC"/>
          <w:lang w:val="fr-FR"/>
        </w:rPr>
        <w:t>tm1-dimension</w:t>
      </w:r>
      <w:r w:rsidRPr="008D31D0">
        <w:rPr>
          <w:lang w:val="fr-FR"/>
        </w:rPr>
        <w:t>=</w:t>
      </w:r>
      <w:r w:rsidRPr="008D31D0">
        <w:rPr>
          <w:rStyle w:val="cm-string"/>
          <w:color w:val="11AA11"/>
          <w:lang w:val="fr-FR"/>
        </w:rPr>
        <w:t>" "</w:t>
      </w:r>
      <w:r w:rsidRPr="008D31D0">
        <w:rPr>
          <w:lang w:val="fr-FR"/>
        </w:rPr>
        <w:t xml:space="preserve"> </w:t>
      </w:r>
    </w:p>
    <w:p w14:paraId="79CE4D4D" w14:textId="77777777" w:rsidR="00C56867" w:rsidRDefault="00C56867" w:rsidP="00C56867">
      <w:r w:rsidRPr="000E56F4">
        <w:rPr>
          <w:lang w:val="fr-FR"/>
        </w:rPr>
        <w:t xml:space="preserve">                          </w:t>
      </w:r>
      <w:r>
        <w:rPr>
          <w:rStyle w:val="cm-attribute"/>
          <w:color w:val="0000CC"/>
        </w:rPr>
        <w:t>tm1-subset</w:t>
      </w:r>
      <w:r>
        <w:t>=</w:t>
      </w:r>
      <w:r>
        <w:rPr>
          <w:rStyle w:val="cm-string"/>
          <w:color w:val="11AA11"/>
        </w:rPr>
        <w:t>" "</w:t>
      </w:r>
      <w:r>
        <w:t xml:space="preserve"> </w:t>
      </w:r>
    </w:p>
    <w:p w14:paraId="7A786C8B" w14:textId="77777777" w:rsidR="00C56867" w:rsidRDefault="00C56867" w:rsidP="00C56867">
      <w:r>
        <w:t xml:space="preserve">                          </w:t>
      </w:r>
      <w:r>
        <w:rPr>
          <w:rStyle w:val="cm-attribute"/>
          <w:color w:val="0000CC"/>
        </w:rPr>
        <w:t>tm1-show-hierarchy</w:t>
      </w:r>
      <w:r>
        <w:t>=</w:t>
      </w:r>
      <w:r>
        <w:rPr>
          <w:rStyle w:val="cm-string"/>
          <w:color w:val="11AA11"/>
        </w:rPr>
        <w:t>" "</w:t>
      </w:r>
      <w:r>
        <w:t xml:space="preserve"> </w:t>
      </w:r>
    </w:p>
    <w:p w14:paraId="78E90E26" w14:textId="77777777" w:rsidR="00C56867" w:rsidRDefault="00C56867" w:rsidP="00C56867">
      <w:r>
        <w:t xml:space="preserve">                          </w:t>
      </w:r>
      <w:r>
        <w:rPr>
          <w:rStyle w:val="cm-attribute"/>
          <w:color w:val="0000CC"/>
        </w:rPr>
        <w:t>ng-model</w:t>
      </w:r>
      <w:r>
        <w:t>=</w:t>
      </w:r>
      <w:r>
        <w:rPr>
          <w:rStyle w:val="cm-string"/>
          <w:color w:val="11AA11"/>
        </w:rPr>
        <w:t>" "</w:t>
      </w:r>
      <w:r>
        <w:rPr>
          <w:rStyle w:val="cm-tag"/>
          <w:color w:val="117700"/>
        </w:rPr>
        <w:t>&gt;</w:t>
      </w:r>
    </w:p>
    <w:p w14:paraId="1FD0B92C" w14:textId="77777777" w:rsidR="00C56867" w:rsidRDefault="00C56867" w:rsidP="00C56867">
      <w:r>
        <w:t xml:space="preserve">            </w:t>
      </w:r>
      <w:r>
        <w:rPr>
          <w:rStyle w:val="cm-tag"/>
          <w:color w:val="117700"/>
        </w:rPr>
        <w:t>&lt;/tm1-ui-subnm&gt;</w:t>
      </w:r>
    </w:p>
    <w:p w14:paraId="6D7609F6" w14:textId="77777777" w:rsidR="00C56867" w:rsidRDefault="00C56867" w:rsidP="00C56867">
      <w:r>
        <w:t>Let's copy the</w:t>
      </w:r>
      <w:r>
        <w:rPr>
          <w:rStyle w:val="apple-converted-space"/>
          <w:rFonts w:ascii="adobe-garamond-pro" w:hAnsi="adobe-garamond-pro"/>
          <w:sz w:val="27"/>
          <w:szCs w:val="27"/>
        </w:rPr>
        <w:t> </w:t>
      </w:r>
      <w:r w:rsidRPr="00A93068">
        <w:rPr>
          <w:rStyle w:val="Hyperlink"/>
          <w:rFonts w:cstheme="minorHAnsi"/>
          <w:color w:val="1970B0"/>
        </w:rPr>
        <w:t>tm1-ui-subnm</w:t>
      </w:r>
      <w:r>
        <w:t xml:space="preserve"> HTML code above, go back to the </w:t>
      </w:r>
      <w:r w:rsidRPr="00A93068">
        <w:rPr>
          <w:rStyle w:val="Hyperlink"/>
          <w:rFonts w:cstheme="minorHAnsi"/>
          <w:color w:val="1970B0"/>
        </w:rPr>
        <w:t>Source Editor</w:t>
      </w:r>
      <w:r w:rsidRPr="00913E9C">
        <w:rPr>
          <w:bCs/>
          <w:color w:val="FF2B55"/>
        </w:rPr>
        <w:t xml:space="preserve"> </w:t>
      </w:r>
      <w:r>
        <w:t>and replace the "</w:t>
      </w:r>
      <w:r w:rsidRPr="00A93068">
        <w:rPr>
          <w:rStyle w:val="Hyperlink"/>
          <w:rFonts w:cstheme="minorHAnsi"/>
          <w:color w:val="1970B0"/>
        </w:rPr>
        <w:t>Product Selection</w:t>
      </w:r>
      <w:r>
        <w:t>" with the SUBNM you just copied:</w:t>
      </w:r>
    </w:p>
    <w:p w14:paraId="64691561" w14:textId="77777777" w:rsidR="00C56867" w:rsidRDefault="00C56867" w:rsidP="00C56867">
      <w:r w:rsidRPr="003E3805">
        <w:rPr>
          <w:noProof/>
          <w:lang w:val="en-AU" w:eastAsia="en-AU"/>
        </w:rPr>
        <w:lastRenderedPageBreak/>
        <w:drawing>
          <wp:inline distT="0" distB="0" distL="0" distR="0" wp14:anchorId="3C6CF3F8" wp14:editId="3AD846BD">
            <wp:extent cx="5731510" cy="2091690"/>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91690"/>
                    </a:xfrm>
                    <a:prstGeom prst="rect">
                      <a:avLst/>
                    </a:prstGeom>
                  </pic:spPr>
                </pic:pic>
              </a:graphicData>
            </a:graphic>
          </wp:inline>
        </w:drawing>
      </w:r>
    </w:p>
    <w:p w14:paraId="2E66238C" w14:textId="77777777" w:rsidR="00C56867" w:rsidRDefault="00C56867" w:rsidP="00C56867">
      <w:r>
        <w:t>Update the parameters as below:</w:t>
      </w:r>
    </w:p>
    <w:p w14:paraId="1F6E8E9F" w14:textId="77777777" w:rsidR="00C56867" w:rsidRDefault="00C56867" w:rsidP="00C56867">
      <w:r w:rsidRPr="003E3805">
        <w:rPr>
          <w:b/>
          <w:bCs/>
        </w:rPr>
        <w:t>tm1-instance</w:t>
      </w:r>
      <w:r w:rsidRPr="003E3805">
        <w:t> </w:t>
      </w:r>
      <w:r>
        <w:t>: northwind</w:t>
      </w:r>
    </w:p>
    <w:p w14:paraId="6F623EA7" w14:textId="77777777" w:rsidR="00C56867" w:rsidRDefault="00C56867" w:rsidP="00C56867">
      <w:r w:rsidRPr="003E3805">
        <w:rPr>
          <w:b/>
          <w:bCs/>
        </w:rPr>
        <w:t>tm1-dimension</w:t>
      </w:r>
      <w:r>
        <w:t>: Products</w:t>
      </w:r>
    </w:p>
    <w:p w14:paraId="270A8528" w14:textId="77777777" w:rsidR="00C56867" w:rsidRDefault="00C56867" w:rsidP="00C56867">
      <w:r w:rsidRPr="003E3805">
        <w:rPr>
          <w:b/>
          <w:bCs/>
        </w:rPr>
        <w:t>tm1-subset</w:t>
      </w:r>
      <w:r>
        <w:t>: All products category</w:t>
      </w:r>
    </w:p>
    <w:p w14:paraId="59A30601" w14:textId="77777777" w:rsidR="00C56867" w:rsidRDefault="00C56867" w:rsidP="00C56867">
      <w:r w:rsidRPr="003E3805">
        <w:rPr>
          <w:b/>
          <w:bCs/>
        </w:rPr>
        <w:t>ng-model</w:t>
      </w:r>
      <w:r>
        <w:t>: page.titles.product</w:t>
      </w:r>
    </w:p>
    <w:p w14:paraId="5E2A3039" w14:textId="77777777" w:rsidR="00C56867" w:rsidRDefault="00C56867" w:rsidP="00C56867">
      <w:r w:rsidRPr="007561CC">
        <w:rPr>
          <w:bCs/>
          <w:color w:val="FF2B55"/>
        </w:rPr>
        <w:t>Be careful HTML is case sensitive</w:t>
      </w:r>
      <w:r>
        <w:t>.</w:t>
      </w:r>
    </w:p>
    <w:p w14:paraId="1388EF13" w14:textId="77777777" w:rsidR="00C56867" w:rsidRDefault="00C56867" w:rsidP="00C56867">
      <w:r>
        <w:t>The code will look like:</w:t>
      </w:r>
    </w:p>
    <w:p w14:paraId="074862C1" w14:textId="77777777" w:rsidR="00C56867" w:rsidRDefault="00C56867" w:rsidP="00C56867">
      <w:r>
        <w:rPr>
          <w:rStyle w:val="cm-tag"/>
          <w:color w:val="117700"/>
        </w:rPr>
        <w:t>&lt;div</w:t>
      </w:r>
      <w:r>
        <w:t xml:space="preserve"> </w:t>
      </w:r>
      <w:r>
        <w:rPr>
          <w:rStyle w:val="cm-attribute"/>
          <w:color w:val="0000CC"/>
        </w:rPr>
        <w:t>class</w:t>
      </w:r>
      <w:r>
        <w:t>=</w:t>
      </w:r>
      <w:r>
        <w:rPr>
          <w:rStyle w:val="cm-string"/>
          <w:color w:val="11AA11"/>
        </w:rPr>
        <w:t>"col-md-3"</w:t>
      </w:r>
      <w:r>
        <w:t xml:space="preserve"> </w:t>
      </w:r>
      <w:r>
        <w:rPr>
          <w:rStyle w:val="cm-attribute"/>
          <w:color w:val="0000CC"/>
        </w:rPr>
        <w:t>style</w:t>
      </w:r>
      <w:r>
        <w:t>=</w:t>
      </w:r>
      <w:r>
        <w:rPr>
          <w:rStyle w:val="cm-string"/>
          <w:color w:val="11AA11"/>
        </w:rPr>
        <w:t>"margin-top: 20px;"</w:t>
      </w:r>
      <w:r>
        <w:rPr>
          <w:rStyle w:val="cm-tag"/>
          <w:color w:val="117700"/>
        </w:rPr>
        <w:t>&gt;</w:t>
      </w:r>
    </w:p>
    <w:p w14:paraId="7F013816" w14:textId="77777777" w:rsidR="00C56867" w:rsidRDefault="00C56867" w:rsidP="00C56867">
      <w:r>
        <w:t xml:space="preserve">            </w:t>
      </w:r>
      <w:r>
        <w:rPr>
          <w:rStyle w:val="cm-tag"/>
          <w:color w:val="117700"/>
        </w:rPr>
        <w:t>&lt;tm1-ui-subnm</w:t>
      </w:r>
      <w:r>
        <w:t xml:space="preserve"> </w:t>
      </w:r>
      <w:r>
        <w:rPr>
          <w:rStyle w:val="cm-attribute"/>
          <w:color w:val="0000CC"/>
        </w:rPr>
        <w:t>tm1-instance</w:t>
      </w:r>
      <w:r>
        <w:t>=</w:t>
      </w:r>
      <w:r>
        <w:rPr>
          <w:rStyle w:val="cm-string"/>
          <w:color w:val="11AA11"/>
        </w:rPr>
        <w:t>"northwind"</w:t>
      </w:r>
      <w:r>
        <w:t xml:space="preserve"> </w:t>
      </w:r>
    </w:p>
    <w:p w14:paraId="6CD1AA1D" w14:textId="77777777" w:rsidR="00C56867" w:rsidRDefault="00C56867" w:rsidP="00C56867">
      <w:r>
        <w:t xml:space="preserve">                          </w:t>
      </w:r>
      <w:r>
        <w:rPr>
          <w:rStyle w:val="cm-attribute"/>
          <w:color w:val="0000CC"/>
        </w:rPr>
        <w:t>tm1-dimension</w:t>
      </w:r>
      <w:r>
        <w:t>=</w:t>
      </w:r>
      <w:r>
        <w:rPr>
          <w:rStyle w:val="cm-string"/>
          <w:color w:val="11AA11"/>
        </w:rPr>
        <w:t>"Products"</w:t>
      </w:r>
      <w:r>
        <w:t xml:space="preserve"> </w:t>
      </w:r>
    </w:p>
    <w:p w14:paraId="4277F9C5" w14:textId="77777777" w:rsidR="00C56867" w:rsidRDefault="00C56867" w:rsidP="00C56867">
      <w:r>
        <w:t xml:space="preserve">                          </w:t>
      </w:r>
      <w:r>
        <w:rPr>
          <w:rStyle w:val="cm-attribute"/>
          <w:color w:val="0000CC"/>
        </w:rPr>
        <w:t>tm1-subset</w:t>
      </w:r>
      <w:r>
        <w:t>=</w:t>
      </w:r>
      <w:r>
        <w:rPr>
          <w:rStyle w:val="cm-string"/>
          <w:color w:val="11AA11"/>
        </w:rPr>
        <w:t>"</w:t>
      </w:r>
      <w:r w:rsidRPr="000D1DDB">
        <w:rPr>
          <w:rStyle w:val="cm-string"/>
          <w:color w:val="11AA11"/>
        </w:rPr>
        <w:t>All products category</w:t>
      </w:r>
      <w:r>
        <w:rPr>
          <w:rStyle w:val="cm-string"/>
          <w:color w:val="11AA11"/>
        </w:rPr>
        <w:t>"</w:t>
      </w:r>
      <w:r>
        <w:t xml:space="preserve"> </w:t>
      </w:r>
    </w:p>
    <w:p w14:paraId="0FB5CF50" w14:textId="77777777" w:rsidR="00C56867" w:rsidRDefault="00C56867" w:rsidP="00C56867">
      <w:r>
        <w:t xml:space="preserve">                          </w:t>
      </w:r>
      <w:r>
        <w:rPr>
          <w:rStyle w:val="cm-attribute"/>
          <w:color w:val="0000CC"/>
        </w:rPr>
        <w:t>tm1-show-hierarchy</w:t>
      </w:r>
      <w:r>
        <w:t>=</w:t>
      </w:r>
      <w:r>
        <w:rPr>
          <w:rStyle w:val="cm-string"/>
          <w:color w:val="11AA11"/>
        </w:rPr>
        <w:t>"false"</w:t>
      </w:r>
      <w:r>
        <w:t xml:space="preserve"> </w:t>
      </w:r>
    </w:p>
    <w:p w14:paraId="4CDEF43F" w14:textId="77777777" w:rsidR="00C56867" w:rsidRDefault="00C56867" w:rsidP="00C56867">
      <w:r>
        <w:t xml:space="preserve">                          </w:t>
      </w:r>
      <w:r>
        <w:rPr>
          <w:rStyle w:val="cm-attribute"/>
          <w:color w:val="0000CC"/>
        </w:rPr>
        <w:t>ng-model</w:t>
      </w:r>
      <w:r>
        <w:t>=</w:t>
      </w:r>
      <w:r>
        <w:rPr>
          <w:rStyle w:val="cm-string"/>
          <w:color w:val="11AA11"/>
        </w:rPr>
        <w:t>"page.titles.product"</w:t>
      </w:r>
      <w:r>
        <w:rPr>
          <w:rStyle w:val="cm-tag"/>
          <w:color w:val="117700"/>
        </w:rPr>
        <w:t>&gt;</w:t>
      </w:r>
    </w:p>
    <w:p w14:paraId="204CF9F8" w14:textId="77777777" w:rsidR="00C56867" w:rsidRDefault="00C56867" w:rsidP="00C56867">
      <w:r>
        <w:t xml:space="preserve">            </w:t>
      </w:r>
      <w:r>
        <w:rPr>
          <w:rStyle w:val="cm-tag"/>
          <w:color w:val="117700"/>
        </w:rPr>
        <w:t>&lt;/tm1-ui-subnm&gt;</w:t>
      </w:r>
    </w:p>
    <w:p w14:paraId="441E53D8" w14:textId="77777777" w:rsidR="00C56867" w:rsidRDefault="00C56867" w:rsidP="00C56867">
      <w:pPr>
        <w:rPr>
          <w:rFonts w:ascii="Courier New" w:hAnsi="Courier New"/>
        </w:rPr>
      </w:pPr>
      <w:r>
        <w:rPr>
          <w:rStyle w:val="cm-tag"/>
          <w:color w:val="117700"/>
        </w:rPr>
        <w:t>&lt;/div&gt;</w:t>
      </w:r>
    </w:p>
    <w:p w14:paraId="5A835A83" w14:textId="77777777" w:rsidR="00C56867" w:rsidRDefault="00C56867" w:rsidP="00C56867">
      <w:r>
        <w:t>We use</w:t>
      </w:r>
      <w:r>
        <w:rPr>
          <w:rStyle w:val="apple-converted-space"/>
          <w:rFonts w:ascii="adobe-garamond-pro" w:hAnsi="adobe-garamond-pro"/>
          <w:sz w:val="27"/>
          <w:szCs w:val="27"/>
        </w:rPr>
        <w:t> </w:t>
      </w:r>
      <w:hyperlink r:id="rId31" w:tgtFrame="_blank" w:history="1">
        <w:r w:rsidRPr="00A93068">
          <w:rPr>
            <w:rStyle w:val="Hyperlink"/>
            <w:rFonts w:cstheme="minorHAnsi"/>
            <w:color w:val="1970B0"/>
          </w:rPr>
          <w:t>ng-model</w:t>
        </w:r>
      </w:hyperlink>
      <w:r>
        <w:rPr>
          <w:rStyle w:val="apple-converted-space"/>
          <w:rFonts w:ascii="adobe-garamond-pro" w:hAnsi="adobe-garamond-pro"/>
          <w:sz w:val="27"/>
          <w:szCs w:val="27"/>
        </w:rPr>
        <w:t> </w:t>
      </w:r>
      <w:r>
        <w:t>to store the value of the list in a variable called "</w:t>
      </w:r>
      <w:r w:rsidRPr="00A93068">
        <w:rPr>
          <w:rStyle w:val="Hyperlink"/>
          <w:rFonts w:cstheme="minorHAnsi"/>
          <w:color w:val="1970B0"/>
        </w:rPr>
        <w:t>page.titles.product</w:t>
      </w:r>
      <w:r>
        <w:t xml:space="preserve">". By storing the value of the </w:t>
      </w:r>
      <w:r w:rsidRPr="00A93068">
        <w:rPr>
          <w:rStyle w:val="Hyperlink"/>
          <w:rFonts w:cstheme="minorHAnsi"/>
          <w:color w:val="1970B0"/>
        </w:rPr>
        <w:t>SUBNM</w:t>
      </w:r>
      <w:r>
        <w:t xml:space="preserve"> as a variable, we will be able to use this value in other page items, the values in our dashboard will be updated depending on the value of this</w:t>
      </w:r>
      <w:r>
        <w:rPr>
          <w:rStyle w:val="apple-converted-space"/>
          <w:rFonts w:ascii="adobe-garamond-pro" w:hAnsi="adobe-garamond-pro"/>
          <w:sz w:val="27"/>
          <w:szCs w:val="27"/>
        </w:rPr>
        <w:t> </w:t>
      </w:r>
      <w:r w:rsidRPr="00A93068">
        <w:rPr>
          <w:rStyle w:val="Hyperlink"/>
          <w:rFonts w:cstheme="minorHAnsi"/>
          <w:color w:val="1970B0"/>
        </w:rPr>
        <w:t>SUBNM</w:t>
      </w:r>
      <w:r>
        <w:t>.</w:t>
      </w:r>
    </w:p>
    <w:p w14:paraId="7C3433A5" w14:textId="77777777" w:rsidR="00C56867" w:rsidRDefault="00C56867" w:rsidP="00C56867">
      <w:r>
        <w:t>Click the save button:</w:t>
      </w:r>
    </w:p>
    <w:p w14:paraId="79AE3BE5" w14:textId="77777777" w:rsidR="00C56867" w:rsidRDefault="00C56867" w:rsidP="00C56867">
      <w:r w:rsidRPr="00CE626F">
        <w:rPr>
          <w:noProof/>
          <w:lang w:val="en-AU" w:eastAsia="en-AU"/>
        </w:rPr>
        <w:lastRenderedPageBreak/>
        <w:drawing>
          <wp:inline distT="0" distB="0" distL="0" distR="0" wp14:anchorId="161E8BBE" wp14:editId="2CE3ABA7">
            <wp:extent cx="5731510" cy="207391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73910"/>
                    </a:xfrm>
                    <a:prstGeom prst="rect">
                      <a:avLst/>
                    </a:prstGeom>
                  </pic:spPr>
                </pic:pic>
              </a:graphicData>
            </a:graphic>
          </wp:inline>
        </w:drawing>
      </w:r>
    </w:p>
    <w:p w14:paraId="3DEBA1AF" w14:textId="77777777" w:rsidR="00565827" w:rsidRDefault="00565827" w:rsidP="00C56867"/>
    <w:p w14:paraId="4E2E6BBE" w14:textId="77777777" w:rsidR="00565827" w:rsidRDefault="00565827" w:rsidP="00C56867"/>
    <w:p w14:paraId="1A670B63" w14:textId="77777777" w:rsidR="00565827" w:rsidRDefault="00565827" w:rsidP="00C56867"/>
    <w:p w14:paraId="2C3CC33E" w14:textId="70AC3B2C" w:rsidR="00C56867" w:rsidRDefault="00C56867" w:rsidP="00C56867">
      <w:r>
        <w:t>Now go to the dashboard and press refresh:</w:t>
      </w:r>
    </w:p>
    <w:p w14:paraId="321AEF86" w14:textId="77777777" w:rsidR="00C56867" w:rsidRDefault="00C56867" w:rsidP="00C56867">
      <w:r w:rsidRPr="00EA5369">
        <w:rPr>
          <w:noProof/>
          <w:lang w:val="en-AU" w:eastAsia="en-AU"/>
        </w:rPr>
        <w:drawing>
          <wp:inline distT="0" distB="0" distL="0" distR="0" wp14:anchorId="353CDEEA" wp14:editId="7B408827">
            <wp:extent cx="5731510" cy="20853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85340"/>
                    </a:xfrm>
                    <a:prstGeom prst="rect">
                      <a:avLst/>
                    </a:prstGeom>
                  </pic:spPr>
                </pic:pic>
              </a:graphicData>
            </a:graphic>
          </wp:inline>
        </w:drawing>
      </w:r>
    </w:p>
    <w:p w14:paraId="6485372B" w14:textId="77777777" w:rsidR="00C56867" w:rsidRDefault="00C56867" w:rsidP="00C56867">
      <w:r>
        <w:t>A log in page should pop-up, login is admin with no password:</w:t>
      </w:r>
    </w:p>
    <w:p w14:paraId="65A24C61" w14:textId="77777777" w:rsidR="00C56867" w:rsidRDefault="00C56867" w:rsidP="00C56867">
      <w:pPr>
        <w:jc w:val="center"/>
      </w:pPr>
      <w:r w:rsidRPr="000D1DDB">
        <w:rPr>
          <w:noProof/>
          <w:lang w:val="en-AU" w:eastAsia="en-AU"/>
        </w:rPr>
        <w:drawing>
          <wp:inline distT="0" distB="0" distL="0" distR="0" wp14:anchorId="75B43581" wp14:editId="539384F4">
            <wp:extent cx="2958312" cy="181515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2745" cy="1842415"/>
                    </a:xfrm>
                    <a:prstGeom prst="rect">
                      <a:avLst/>
                    </a:prstGeom>
                  </pic:spPr>
                </pic:pic>
              </a:graphicData>
            </a:graphic>
          </wp:inline>
        </w:drawing>
      </w:r>
    </w:p>
    <w:p w14:paraId="1E590453" w14:textId="77777777" w:rsidR="00C56867" w:rsidRDefault="00C56867" w:rsidP="00C56867">
      <w:r>
        <w:t xml:space="preserve">Click </w:t>
      </w:r>
      <w:r w:rsidRPr="00A93068">
        <w:rPr>
          <w:rStyle w:val="Hyperlink"/>
          <w:rFonts w:cstheme="minorHAnsi"/>
          <w:color w:val="1970B0"/>
        </w:rPr>
        <w:t>login</w:t>
      </w:r>
      <w:r>
        <w:t xml:space="preserve"> and you should now be able to see the dropdown list:</w:t>
      </w:r>
    </w:p>
    <w:p w14:paraId="5807AAE2" w14:textId="77777777" w:rsidR="00C56867" w:rsidRDefault="00C56867" w:rsidP="00C56867">
      <w:r w:rsidRPr="0067031D">
        <w:rPr>
          <w:noProof/>
          <w:lang w:val="en-AU" w:eastAsia="en-AU"/>
        </w:rPr>
        <w:lastRenderedPageBreak/>
        <w:drawing>
          <wp:inline distT="0" distB="0" distL="0" distR="0" wp14:anchorId="3FE60022" wp14:editId="69CE2650">
            <wp:extent cx="5731510" cy="2107565"/>
            <wp:effectExtent l="0" t="0" r="254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07565"/>
                    </a:xfrm>
                    <a:prstGeom prst="rect">
                      <a:avLst/>
                    </a:prstGeom>
                  </pic:spPr>
                </pic:pic>
              </a:graphicData>
            </a:graphic>
          </wp:inline>
        </w:drawing>
      </w:r>
    </w:p>
    <w:p w14:paraId="4DA35573" w14:textId="77777777" w:rsidR="00565827" w:rsidRDefault="00565827" w:rsidP="00C56867"/>
    <w:p w14:paraId="4F41CB64" w14:textId="77777777" w:rsidR="00565827" w:rsidRDefault="00565827" w:rsidP="00C56867"/>
    <w:p w14:paraId="3B5AD44E" w14:textId="77777777" w:rsidR="00565827" w:rsidRDefault="00565827" w:rsidP="00C56867"/>
    <w:p w14:paraId="39338BED" w14:textId="10E8503C" w:rsidR="00C56867" w:rsidRDefault="00C56867" w:rsidP="00C56867">
      <w:r>
        <w:t>If you cannot see the change, just make sure that you have</w:t>
      </w:r>
      <w:r>
        <w:rPr>
          <w:rStyle w:val="apple-converted-space"/>
          <w:rFonts w:ascii="adobe-garamond-pro" w:hAnsi="adobe-garamond-pro"/>
          <w:sz w:val="27"/>
          <w:szCs w:val="27"/>
        </w:rPr>
        <w:t> </w:t>
      </w:r>
      <w:hyperlink r:id="rId36" w:tgtFrame="_blank" w:history="1">
        <w:r w:rsidRPr="00A93068">
          <w:rPr>
            <w:rStyle w:val="Hyperlink"/>
            <w:rFonts w:cstheme="minorHAnsi"/>
            <w:color w:val="1970B0"/>
          </w:rPr>
          <w:t>disable cache</w:t>
        </w:r>
      </w:hyperlink>
      <w:r>
        <w:t> in your web browser:</w:t>
      </w:r>
    </w:p>
    <w:p w14:paraId="098BC530" w14:textId="77777777" w:rsidR="00C56867" w:rsidRDefault="00C56867" w:rsidP="00C56867">
      <w:r>
        <w:t xml:space="preserve">With </w:t>
      </w:r>
      <w:r w:rsidRPr="00A93068">
        <w:rPr>
          <w:rStyle w:val="Hyperlink"/>
          <w:rFonts w:cstheme="minorHAnsi"/>
          <w:color w:val="1970B0"/>
        </w:rPr>
        <w:t>Internet Explorer</w:t>
      </w:r>
      <w:r>
        <w:t xml:space="preserve">, press </w:t>
      </w:r>
      <w:r w:rsidRPr="00A93068">
        <w:rPr>
          <w:rStyle w:val="Hyperlink"/>
          <w:rFonts w:cstheme="minorHAnsi"/>
          <w:color w:val="1970B0"/>
        </w:rPr>
        <w:t>F12</w:t>
      </w:r>
      <w:r>
        <w:rPr>
          <w:bCs/>
          <w:color w:val="FF2B55"/>
        </w:rPr>
        <w:t xml:space="preserve"> </w:t>
      </w:r>
      <w:r>
        <w:t xml:space="preserve">and go to </w:t>
      </w:r>
      <w:r w:rsidRPr="00A93068">
        <w:rPr>
          <w:rStyle w:val="Hyperlink"/>
          <w:rFonts w:cstheme="minorHAnsi"/>
          <w:color w:val="1970B0"/>
        </w:rPr>
        <w:t xml:space="preserve">Network </w:t>
      </w:r>
      <w:r>
        <w:t xml:space="preserve">and click </w:t>
      </w:r>
      <w:r w:rsidRPr="00A93068">
        <w:rPr>
          <w:rStyle w:val="Hyperlink"/>
          <w:rFonts w:cstheme="minorHAnsi"/>
          <w:color w:val="1970B0"/>
        </w:rPr>
        <w:t>clear cache</w:t>
      </w:r>
      <w:r>
        <w:t>:</w:t>
      </w:r>
    </w:p>
    <w:p w14:paraId="52187DDB" w14:textId="77777777" w:rsidR="00C56867" w:rsidRDefault="00C56867" w:rsidP="00C56867">
      <w:pPr>
        <w:rPr>
          <w:b/>
          <w:bCs/>
        </w:rPr>
      </w:pPr>
      <w:r w:rsidRPr="0067031D">
        <w:rPr>
          <w:b/>
          <w:bCs/>
          <w:noProof/>
          <w:lang w:val="en-AU" w:eastAsia="en-AU"/>
        </w:rPr>
        <w:drawing>
          <wp:inline distT="0" distB="0" distL="0" distR="0" wp14:anchorId="1588230D" wp14:editId="22B56A8A">
            <wp:extent cx="5731510" cy="1561465"/>
            <wp:effectExtent l="0" t="0" r="254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61465"/>
                    </a:xfrm>
                    <a:prstGeom prst="rect">
                      <a:avLst/>
                    </a:prstGeom>
                  </pic:spPr>
                </pic:pic>
              </a:graphicData>
            </a:graphic>
          </wp:inline>
        </w:drawing>
      </w:r>
    </w:p>
    <w:p w14:paraId="10A115F9" w14:textId="77777777" w:rsidR="00C56867" w:rsidRDefault="00C56867" w:rsidP="00C56867">
      <w:pPr>
        <w:rPr>
          <w:bCs/>
        </w:rPr>
      </w:pPr>
      <w:r>
        <w:rPr>
          <w:bCs/>
        </w:rPr>
        <w:t xml:space="preserve">With </w:t>
      </w:r>
      <w:r w:rsidRPr="00A93068">
        <w:rPr>
          <w:rStyle w:val="Hyperlink"/>
          <w:rFonts w:cstheme="minorHAnsi"/>
          <w:color w:val="1970B0"/>
        </w:rPr>
        <w:t>Google Chrome</w:t>
      </w:r>
      <w:r w:rsidRPr="007561CC">
        <w:t xml:space="preserve"> </w:t>
      </w:r>
      <w:r>
        <w:t xml:space="preserve">press </w:t>
      </w:r>
      <w:r w:rsidRPr="00A93068">
        <w:rPr>
          <w:rStyle w:val="Hyperlink"/>
          <w:rFonts w:cstheme="minorHAnsi"/>
          <w:color w:val="1970B0"/>
        </w:rPr>
        <w:t>F12</w:t>
      </w:r>
      <w:r>
        <w:rPr>
          <w:bCs/>
          <w:color w:val="FF2B55"/>
        </w:rPr>
        <w:t xml:space="preserve"> </w:t>
      </w:r>
      <w:r>
        <w:t xml:space="preserve">and go to </w:t>
      </w:r>
      <w:r w:rsidRPr="00A93068">
        <w:rPr>
          <w:rStyle w:val="Hyperlink"/>
          <w:rFonts w:cstheme="minorHAnsi"/>
          <w:color w:val="1970B0"/>
        </w:rPr>
        <w:t xml:space="preserve">Network </w:t>
      </w:r>
      <w:r>
        <w:t xml:space="preserve">and click </w:t>
      </w:r>
      <w:r w:rsidRPr="00A93068">
        <w:rPr>
          <w:rStyle w:val="Hyperlink"/>
          <w:rFonts w:cstheme="minorHAnsi"/>
          <w:color w:val="1970B0"/>
        </w:rPr>
        <w:t>disable cache</w:t>
      </w:r>
      <w:r>
        <w:t>:</w:t>
      </w:r>
    </w:p>
    <w:p w14:paraId="0ED4BC04" w14:textId="77777777" w:rsidR="00C56867" w:rsidRPr="0067031D" w:rsidRDefault="00C56867" w:rsidP="00C56867">
      <w:pPr>
        <w:rPr>
          <w:bCs/>
        </w:rPr>
      </w:pPr>
      <w:r w:rsidRPr="0067031D">
        <w:rPr>
          <w:bCs/>
          <w:noProof/>
          <w:lang w:val="en-AU" w:eastAsia="en-AU"/>
        </w:rPr>
        <w:drawing>
          <wp:inline distT="0" distB="0" distL="0" distR="0" wp14:anchorId="24C4E82E" wp14:editId="310C0175">
            <wp:extent cx="5731510" cy="113093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30935"/>
                    </a:xfrm>
                    <a:prstGeom prst="rect">
                      <a:avLst/>
                    </a:prstGeom>
                  </pic:spPr>
                </pic:pic>
              </a:graphicData>
            </a:graphic>
          </wp:inline>
        </w:drawing>
      </w:r>
    </w:p>
    <w:p w14:paraId="123D8EAB" w14:textId="77777777" w:rsidR="00C56867" w:rsidRPr="008A1EEE" w:rsidRDefault="00C56867" w:rsidP="00C56867">
      <w:pPr>
        <w:rPr>
          <w:bCs/>
        </w:rPr>
      </w:pPr>
      <w:r>
        <w:rPr>
          <w:bCs/>
        </w:rPr>
        <w:t xml:space="preserve">Every time you make a change to your HTML page, if you cannot see the change, </w:t>
      </w:r>
      <w:r w:rsidRPr="00A93068">
        <w:rPr>
          <w:rStyle w:val="Hyperlink"/>
          <w:rFonts w:cstheme="minorHAnsi"/>
          <w:color w:val="1970B0"/>
        </w:rPr>
        <w:t>clear the cache</w:t>
      </w:r>
      <w:r>
        <w:rPr>
          <w:bCs/>
        </w:rPr>
        <w:t>.</w:t>
      </w:r>
    </w:p>
    <w:p w14:paraId="0A5A14A8" w14:textId="77777777" w:rsidR="00565827" w:rsidRDefault="00565827">
      <w:pPr>
        <w:rPr>
          <w:rFonts w:asciiTheme="majorHAnsi" w:eastAsiaTheme="majorEastAsia" w:hAnsiTheme="majorHAnsi" w:cstheme="majorBidi"/>
          <w:color w:val="2E74B5" w:themeColor="accent1" w:themeShade="BF"/>
          <w:sz w:val="32"/>
          <w:szCs w:val="32"/>
        </w:rPr>
      </w:pPr>
      <w:bookmarkStart w:id="16" w:name="_Toc464562747"/>
      <w:r>
        <w:br w:type="page"/>
      </w:r>
    </w:p>
    <w:p w14:paraId="5E96E5D9" w14:textId="3846ACA5" w:rsidR="00C56867" w:rsidRDefault="00C56867" w:rsidP="00C56867">
      <w:pPr>
        <w:pStyle w:val="Heading1"/>
      </w:pPr>
      <w:bookmarkStart w:id="17" w:name="_Toc464673463"/>
      <w:r>
        <w:lastRenderedPageBreak/>
        <w:t>Update the 3 "Value" fields</w:t>
      </w:r>
      <w:bookmarkEnd w:id="16"/>
      <w:bookmarkEnd w:id="17"/>
    </w:p>
    <w:p w14:paraId="5DFCAAB8" w14:textId="77777777" w:rsidR="00C56867" w:rsidRPr="0067031D" w:rsidRDefault="00C56867" w:rsidP="00C56867"/>
    <w:p w14:paraId="412E3C78" w14:textId="77777777" w:rsidR="00C56867" w:rsidRDefault="00C56867" w:rsidP="00C56867">
      <w:pPr>
        <w:jc w:val="both"/>
      </w:pPr>
      <w:r>
        <w:t>Now let's populate the 3 “Value” fields with values coming from TM1:</w:t>
      </w:r>
    </w:p>
    <w:p w14:paraId="25D2A974" w14:textId="77777777" w:rsidR="00C56867" w:rsidRDefault="00C56867" w:rsidP="00C56867">
      <w:r w:rsidRPr="00F25C2D">
        <w:rPr>
          <w:noProof/>
          <w:lang w:val="en-AU" w:eastAsia="en-AU"/>
        </w:rPr>
        <w:drawing>
          <wp:inline distT="0" distB="0" distL="0" distR="0" wp14:anchorId="34A0A9B1" wp14:editId="129AAA05">
            <wp:extent cx="5731510" cy="7296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29615"/>
                    </a:xfrm>
                    <a:prstGeom prst="rect">
                      <a:avLst/>
                    </a:prstGeom>
                  </pic:spPr>
                </pic:pic>
              </a:graphicData>
            </a:graphic>
          </wp:inline>
        </w:drawing>
      </w:r>
    </w:p>
    <w:p w14:paraId="1DBB8329" w14:textId="77777777" w:rsidR="00C56867" w:rsidRDefault="00C56867" w:rsidP="00C56867">
      <w:pPr>
        <w:pStyle w:val="Heading2"/>
      </w:pPr>
      <w:bookmarkStart w:id="18" w:name="_Toc464562748"/>
      <w:bookmarkStart w:id="19" w:name="_Toc464673464"/>
      <w:r>
        <w:t>Get the right cell intersection in TM1</w:t>
      </w:r>
      <w:bookmarkEnd w:id="18"/>
      <w:bookmarkEnd w:id="19"/>
    </w:p>
    <w:p w14:paraId="3DA38254" w14:textId="77777777" w:rsidR="00C56867" w:rsidRDefault="00C56867" w:rsidP="00C56867"/>
    <w:p w14:paraId="44CBA077" w14:textId="77777777" w:rsidR="00C56867" w:rsidRPr="00F25C2D" w:rsidRDefault="00C56867" w:rsidP="00C56867">
      <w:r w:rsidRPr="00EC3B4D">
        <w:t>Similar to TM1 and Excel, Canvas has adopted a </w:t>
      </w:r>
      <w:r w:rsidRPr="00A93068">
        <w:rPr>
          <w:rStyle w:val="Hyperlink"/>
          <w:rFonts w:cstheme="minorHAnsi"/>
          <w:color w:val="1970B0"/>
        </w:rPr>
        <w:t>cell based approach</w:t>
      </w:r>
      <w:r w:rsidRPr="00EC3B4D">
        <w:rPr>
          <w:color w:val="FF2B55"/>
        </w:rPr>
        <w:t> </w:t>
      </w:r>
      <w:r w:rsidRPr="00EC3B4D">
        <w:t>to application design.  This means each cell in Canvas has its own </w:t>
      </w:r>
      <w:r w:rsidRPr="00A93068">
        <w:rPr>
          <w:rStyle w:val="Hyperlink"/>
          <w:rFonts w:cstheme="minorHAnsi"/>
          <w:color w:val="1970B0"/>
        </w:rPr>
        <w:t>DBR</w:t>
      </w:r>
      <w:r w:rsidRPr="00EC3B4D">
        <w:t> formula to retrieve and to update TM1. </w:t>
      </w:r>
      <w:r w:rsidRPr="00EC3B4D">
        <w:br/>
      </w:r>
    </w:p>
    <w:p w14:paraId="52D7C7CD" w14:textId="77777777" w:rsidR="00C56867" w:rsidRDefault="00C56867" w:rsidP="00C56867">
      <w:r>
        <w:t xml:space="preserve">In perspectives open the </w:t>
      </w:r>
      <w:r>
        <w:rPr>
          <w:bCs/>
          <w:color w:val="FF2B55"/>
        </w:rPr>
        <w:t>`</w:t>
      </w:r>
      <w:r>
        <w:t>view we created:</w:t>
      </w:r>
    </w:p>
    <w:p w14:paraId="3B18E3C2" w14:textId="77777777" w:rsidR="00C56867" w:rsidRDefault="00C56867" w:rsidP="00C56867">
      <w:pPr>
        <w:jc w:val="center"/>
      </w:pPr>
      <w:r w:rsidRPr="008B1EDB">
        <w:rPr>
          <w:noProof/>
          <w:lang w:val="en-AU" w:eastAsia="en-AU"/>
        </w:rPr>
        <w:drawing>
          <wp:inline distT="0" distB="0" distL="0" distR="0" wp14:anchorId="52793691" wp14:editId="0F2F2DB9">
            <wp:extent cx="3077004" cy="36009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7004" cy="3600953"/>
                    </a:xfrm>
                    <a:prstGeom prst="rect">
                      <a:avLst/>
                    </a:prstGeom>
                  </pic:spPr>
                </pic:pic>
              </a:graphicData>
            </a:graphic>
          </wp:inline>
        </w:drawing>
      </w:r>
    </w:p>
    <w:p w14:paraId="44E64C9D" w14:textId="77777777" w:rsidR="00C56867" w:rsidRDefault="00C56867" w:rsidP="00C56867">
      <w:r>
        <w:t> In this view we have 3 measures Quantity, UnitPrice and Revenue which will ultimately populate the "Value" fields in our dashboard.</w:t>
      </w:r>
    </w:p>
    <w:p w14:paraId="5215F348" w14:textId="77777777" w:rsidR="00C56867" w:rsidRDefault="00C56867" w:rsidP="00C56867"/>
    <w:p w14:paraId="2F22FF9A" w14:textId="77777777" w:rsidR="00C56867" w:rsidRDefault="00C56867" w:rsidP="00C56867"/>
    <w:p w14:paraId="6CB486BE" w14:textId="77777777" w:rsidR="00C56867" w:rsidRDefault="00C56867" w:rsidP="00C56867"/>
    <w:p w14:paraId="64A21205" w14:textId="77777777" w:rsidR="00C56867" w:rsidRDefault="00C56867" w:rsidP="00C56867"/>
    <w:p w14:paraId="389A3258" w14:textId="77777777" w:rsidR="00C56867" w:rsidRDefault="00C56867" w:rsidP="00C56867"/>
    <w:p w14:paraId="0E8A1C5C" w14:textId="77777777" w:rsidR="00C56867" w:rsidRDefault="00C56867" w:rsidP="00C56867">
      <w:r>
        <w:t>Let's slice the view and then use the</w:t>
      </w:r>
      <w:r>
        <w:rPr>
          <w:rStyle w:val="apple-converted-space"/>
          <w:rFonts w:ascii="adobe-garamond-pro" w:hAnsi="adobe-garamond-pro"/>
          <w:sz w:val="27"/>
          <w:szCs w:val="27"/>
        </w:rPr>
        <w:t> </w:t>
      </w:r>
      <w:r w:rsidRPr="00A93068">
        <w:rPr>
          <w:rStyle w:val="Hyperlink"/>
          <w:rFonts w:cstheme="minorHAnsi"/>
          <w:color w:val="1970B0"/>
        </w:rPr>
        <w:t>F9 </w:t>
      </w:r>
      <w:r>
        <w:t xml:space="preserve">key on the first parameter to get the exact element value: </w:t>
      </w:r>
    </w:p>
    <w:p w14:paraId="636EA659" w14:textId="77777777" w:rsidR="00C56867" w:rsidRDefault="00C56867" w:rsidP="00C56867">
      <w:r w:rsidRPr="008B1EDB">
        <w:rPr>
          <w:noProof/>
          <w:lang w:val="en-AU" w:eastAsia="en-AU"/>
        </w:rPr>
        <w:drawing>
          <wp:inline distT="0" distB="0" distL="0" distR="0" wp14:anchorId="1FF9CBE7" wp14:editId="4D103183">
            <wp:extent cx="5731510" cy="27095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09545"/>
                    </a:xfrm>
                    <a:prstGeom prst="rect">
                      <a:avLst/>
                    </a:prstGeom>
                  </pic:spPr>
                </pic:pic>
              </a:graphicData>
            </a:graphic>
          </wp:inline>
        </w:drawing>
      </w:r>
    </w:p>
    <w:p w14:paraId="26F095A0" w14:textId="77777777" w:rsidR="00C56867" w:rsidRDefault="00C56867" w:rsidP="00C56867">
      <w:r>
        <w:t>And do the same for all other parameters the DBRW:</w:t>
      </w:r>
    </w:p>
    <w:p w14:paraId="76A8E72D" w14:textId="77777777" w:rsidR="00C56867" w:rsidRDefault="00C56867" w:rsidP="00C56867">
      <w:r w:rsidRPr="00AE4931">
        <w:rPr>
          <w:noProof/>
          <w:lang w:val="en-AU" w:eastAsia="en-AU"/>
        </w:rPr>
        <w:drawing>
          <wp:inline distT="0" distB="0" distL="0" distR="0" wp14:anchorId="01484B35" wp14:editId="4D79D0D9">
            <wp:extent cx="5731510" cy="2115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15820"/>
                    </a:xfrm>
                    <a:prstGeom prst="rect">
                      <a:avLst/>
                    </a:prstGeom>
                  </pic:spPr>
                </pic:pic>
              </a:graphicData>
            </a:graphic>
          </wp:inline>
        </w:drawing>
      </w:r>
    </w:p>
    <w:p w14:paraId="48B99133" w14:textId="77777777" w:rsidR="00C56867" w:rsidRPr="00A34465" w:rsidRDefault="00C56867" w:rsidP="00C56867">
      <w:pPr>
        <w:rPr>
          <w:color w:val="FF2B55"/>
        </w:rPr>
      </w:pPr>
      <w:r>
        <w:t xml:space="preserve">Now we have the exact TM1 reference for this specific cell: </w:t>
      </w:r>
      <w:r w:rsidRPr="00A93068">
        <w:rPr>
          <w:rStyle w:val="Hyperlink"/>
          <w:rFonts w:cstheme="minorHAnsi"/>
          <w:color w:val="1970B0"/>
        </w:rPr>
        <w:t>"All","All","All","1997","Quantity"</w:t>
      </w:r>
    </w:p>
    <w:p w14:paraId="12042214" w14:textId="77777777" w:rsidR="00C56867" w:rsidRDefault="00C56867" w:rsidP="00C56867">
      <w:r>
        <w:rPr>
          <w:b/>
        </w:rPr>
        <w:br w:type="page"/>
      </w:r>
    </w:p>
    <w:p w14:paraId="439C16DB" w14:textId="77777777" w:rsidR="00C56867" w:rsidRDefault="00C56867" w:rsidP="00C56867">
      <w:pPr>
        <w:pStyle w:val="Heading2"/>
      </w:pPr>
      <w:bookmarkStart w:id="20" w:name="_Toc464562749"/>
      <w:bookmarkStart w:id="21" w:name="_Toc464673465"/>
      <w:r>
        <w:lastRenderedPageBreak/>
        <w:t>Replace the first "VALUE" panel</w:t>
      </w:r>
      <w:bookmarkEnd w:id="20"/>
      <w:bookmarkEnd w:id="21"/>
    </w:p>
    <w:p w14:paraId="5625B53C" w14:textId="77777777" w:rsidR="00C56867" w:rsidRDefault="00C56867" w:rsidP="00C56867">
      <w:r>
        <w:t>Let's jump back into the</w:t>
      </w:r>
      <w:r>
        <w:rPr>
          <w:rStyle w:val="apple-converted-space"/>
          <w:rFonts w:ascii="adobe-garamond-pro" w:hAnsi="adobe-garamond-pro"/>
          <w:sz w:val="27"/>
          <w:szCs w:val="27"/>
        </w:rPr>
        <w:t> </w:t>
      </w:r>
      <w:r w:rsidRPr="00A93068">
        <w:rPr>
          <w:rStyle w:val="Hyperlink"/>
          <w:rFonts w:cstheme="minorHAnsi"/>
          <w:color w:val="1970B0"/>
        </w:rPr>
        <w:t>Source Editor</w:t>
      </w:r>
      <w:r>
        <w:rPr>
          <w:rStyle w:val="apple-converted-space"/>
          <w:rFonts w:ascii="adobe-garamond-pro" w:hAnsi="adobe-garamond-pro"/>
          <w:sz w:val="27"/>
          <w:szCs w:val="27"/>
        </w:rPr>
        <w:t> </w:t>
      </w:r>
      <w:r>
        <w:t>and look for the HTML code where the "Value" is hard coded. We can see in red below the three bloc of code which create the 3 “Value” fields:</w:t>
      </w:r>
    </w:p>
    <w:p w14:paraId="7FA6AB4A" w14:textId="77777777" w:rsidR="00C56867" w:rsidRDefault="00C56867" w:rsidP="00C56867">
      <w:pPr>
        <w:jc w:val="center"/>
      </w:pPr>
      <w:r w:rsidRPr="00D236D5">
        <w:rPr>
          <w:noProof/>
          <w:lang w:val="en-AU" w:eastAsia="en-AU"/>
        </w:rPr>
        <w:drawing>
          <wp:inline distT="0" distB="0" distL="0" distR="0" wp14:anchorId="554DEF32" wp14:editId="5FF3C8CB">
            <wp:extent cx="3823384" cy="3057098"/>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5787" cy="3083007"/>
                    </a:xfrm>
                    <a:prstGeom prst="rect">
                      <a:avLst/>
                    </a:prstGeom>
                  </pic:spPr>
                </pic:pic>
              </a:graphicData>
            </a:graphic>
          </wp:inline>
        </w:drawing>
      </w:r>
    </w:p>
    <w:p w14:paraId="380636AF" w14:textId="77777777" w:rsidR="00C56867" w:rsidRDefault="00C56867" w:rsidP="00C56867">
      <w:r>
        <w:t xml:space="preserve">Let's replace the first "Value" with a </w:t>
      </w:r>
      <w:r w:rsidRPr="00A93068">
        <w:rPr>
          <w:rStyle w:val="Hyperlink"/>
          <w:rFonts w:cstheme="minorHAnsi"/>
          <w:color w:val="1970B0"/>
        </w:rPr>
        <w:t>DBR</w:t>
      </w:r>
      <w:r>
        <w:t xml:space="preserve">. </w:t>
      </w:r>
    </w:p>
    <w:p w14:paraId="616CBAB4" w14:textId="77777777" w:rsidR="00C56867" w:rsidRDefault="00C56867" w:rsidP="00C56867">
      <w:r w:rsidRPr="003F46F4">
        <w:t xml:space="preserve">Similar to the DBR function in Excel, </w:t>
      </w:r>
      <w:r w:rsidRPr="00A93068">
        <w:rPr>
          <w:rStyle w:val="Hyperlink"/>
          <w:rFonts w:cstheme="minorHAnsi"/>
          <w:color w:val="1970B0"/>
        </w:rPr>
        <w:t>Canvas</w:t>
      </w:r>
      <w:r w:rsidRPr="003F46F4">
        <w:t xml:space="preserve"> uses DBR function to retrieve and update the TM1 server. With </w:t>
      </w:r>
      <w:r w:rsidRPr="00A93068">
        <w:rPr>
          <w:rStyle w:val="Hyperlink"/>
          <w:rFonts w:cstheme="minorHAnsi"/>
          <w:color w:val="1970B0"/>
        </w:rPr>
        <w:t>Canvas</w:t>
      </w:r>
      <w:r w:rsidRPr="003F46F4">
        <w:t xml:space="preserve"> you can customize the contents of cells by adding cell validation and in cell instruction.</w:t>
      </w:r>
      <w:r>
        <w:t xml:space="preserve"> </w:t>
      </w:r>
    </w:p>
    <w:p w14:paraId="23437125" w14:textId="77777777" w:rsidR="00C56867" w:rsidRDefault="00C56867" w:rsidP="00C56867">
      <w:r>
        <w:t xml:space="preserve">The HTML code to create a </w:t>
      </w:r>
      <w:r w:rsidRPr="00A93068">
        <w:rPr>
          <w:rStyle w:val="Hyperlink"/>
          <w:rFonts w:cstheme="minorHAnsi"/>
          <w:color w:val="1970B0"/>
        </w:rPr>
        <w:t>DBR</w:t>
      </w:r>
      <w:r>
        <w:rPr>
          <w:color w:val="FF2B55"/>
        </w:rPr>
        <w:t xml:space="preserve"> </w:t>
      </w:r>
      <w:r>
        <w:t>is:</w:t>
      </w:r>
    </w:p>
    <w:p w14:paraId="6D58658A" w14:textId="77777777" w:rsidR="00C56867" w:rsidRDefault="00C56867" w:rsidP="00C56867">
      <w:r>
        <w:rPr>
          <w:rStyle w:val="cm-tag"/>
          <w:color w:val="117700"/>
        </w:rPr>
        <w:t>&lt;tm1-ui-dbr</w:t>
      </w:r>
      <w:r>
        <w:t xml:space="preserve">  </w:t>
      </w:r>
      <w:r>
        <w:rPr>
          <w:rStyle w:val="cm-attribute"/>
          <w:color w:val="0000CC"/>
        </w:rPr>
        <w:t>tm1-instance</w:t>
      </w:r>
      <w:r>
        <w:t>=</w:t>
      </w:r>
      <w:r>
        <w:rPr>
          <w:rStyle w:val="cm-string"/>
          <w:color w:val="11AA11"/>
        </w:rPr>
        <w:t>" "</w:t>
      </w:r>
      <w:r>
        <w:t xml:space="preserve"> </w:t>
      </w:r>
    </w:p>
    <w:p w14:paraId="733C5BD0" w14:textId="77777777" w:rsidR="00C56867" w:rsidRDefault="00C56867" w:rsidP="00C56867">
      <w:r>
        <w:t xml:space="preserve">             </w:t>
      </w:r>
      <w:r>
        <w:rPr>
          <w:rStyle w:val="cm-attribute"/>
          <w:color w:val="0000CC"/>
        </w:rPr>
        <w:t>tm1-cube</w:t>
      </w:r>
      <w:r w:rsidRPr="004C48DF">
        <w:t>=</w:t>
      </w:r>
      <w:r w:rsidRPr="004C48DF">
        <w:rPr>
          <w:rStyle w:val="cm-string"/>
          <w:color w:val="11AA11"/>
        </w:rPr>
        <w:t>" "</w:t>
      </w:r>
      <w:r>
        <w:t xml:space="preserve"> </w:t>
      </w:r>
    </w:p>
    <w:p w14:paraId="6D9B1DFD" w14:textId="77777777" w:rsidR="00C56867" w:rsidRPr="00AE4CA0" w:rsidRDefault="00C56867" w:rsidP="00C56867">
      <w:r w:rsidRPr="00AE4CA0">
        <w:rPr>
          <w:rStyle w:val="cm-attribute"/>
          <w:color w:val="0000CC"/>
        </w:rPr>
        <w:t xml:space="preserve">             tm1-elements</w:t>
      </w:r>
      <w:r w:rsidRPr="00AE4CA0">
        <w:t>=</w:t>
      </w:r>
      <w:r w:rsidRPr="00AE4CA0">
        <w:rPr>
          <w:rStyle w:val="cm-string"/>
          <w:color w:val="11AA11"/>
        </w:rPr>
        <w:t>''</w:t>
      </w:r>
    </w:p>
    <w:p w14:paraId="72DA749C" w14:textId="77777777" w:rsidR="00C56867" w:rsidRDefault="00C56867" w:rsidP="00C56867">
      <w:r>
        <w:t xml:space="preserve">             </w:t>
      </w:r>
      <w:r>
        <w:rPr>
          <w:rStyle w:val="cm-attribute"/>
          <w:color w:val="0000CC"/>
        </w:rPr>
        <w:t>tm1-default-empty</w:t>
      </w:r>
      <w:r>
        <w:t>=</w:t>
      </w:r>
      <w:r>
        <w:rPr>
          <w:rStyle w:val="cm-string"/>
          <w:color w:val="11AA11"/>
        </w:rPr>
        <w:t>""</w:t>
      </w:r>
      <w:r>
        <w:rPr>
          <w:rStyle w:val="cm-tag"/>
          <w:color w:val="117700"/>
        </w:rPr>
        <w:t>&gt;</w:t>
      </w:r>
    </w:p>
    <w:p w14:paraId="41B86EB2" w14:textId="77777777" w:rsidR="00C56867" w:rsidRDefault="00C56867" w:rsidP="00C56867">
      <w:pPr>
        <w:rPr>
          <w:rFonts w:ascii="Courier New" w:hAnsi="Courier New"/>
        </w:rPr>
      </w:pPr>
      <w:r>
        <w:rPr>
          <w:rStyle w:val="cm-tag"/>
          <w:color w:val="117700"/>
        </w:rPr>
        <w:t>&lt;/tm1-ui-dbr&gt;</w:t>
      </w:r>
    </w:p>
    <w:p w14:paraId="5B7B7D67" w14:textId="77777777" w:rsidR="00C56867" w:rsidRDefault="00C56867" w:rsidP="00C56867">
      <w:r>
        <w:t>Let's copy and paste this code over the first "Value":</w:t>
      </w:r>
    </w:p>
    <w:p w14:paraId="2B86B0FC" w14:textId="77777777" w:rsidR="00C56867" w:rsidRDefault="00C56867" w:rsidP="00C56867">
      <w:pPr>
        <w:jc w:val="center"/>
      </w:pPr>
      <w:r w:rsidRPr="00415C8F">
        <w:rPr>
          <w:noProof/>
          <w:lang w:val="en-AU" w:eastAsia="en-AU"/>
        </w:rPr>
        <w:lastRenderedPageBreak/>
        <w:drawing>
          <wp:inline distT="0" distB="0" distL="0" distR="0" wp14:anchorId="4D329F5E" wp14:editId="2A18BFA7">
            <wp:extent cx="4181006" cy="148090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7117" cy="1486614"/>
                    </a:xfrm>
                    <a:prstGeom prst="rect">
                      <a:avLst/>
                    </a:prstGeom>
                  </pic:spPr>
                </pic:pic>
              </a:graphicData>
            </a:graphic>
          </wp:inline>
        </w:drawing>
      </w:r>
    </w:p>
    <w:p w14:paraId="694081D8" w14:textId="77777777" w:rsidR="00C56867" w:rsidRDefault="00C56867" w:rsidP="00C56867">
      <w:r>
        <w:t>Now let's replace the</w:t>
      </w:r>
      <w:r>
        <w:rPr>
          <w:rStyle w:val="apple-converted-space"/>
          <w:rFonts w:ascii="adobe-garamond-pro" w:hAnsi="adobe-garamond-pro"/>
          <w:sz w:val="27"/>
          <w:szCs w:val="27"/>
        </w:rPr>
        <w:t> </w:t>
      </w:r>
      <w:r w:rsidRPr="00A93068">
        <w:rPr>
          <w:rStyle w:val="Hyperlink"/>
          <w:rFonts w:cstheme="minorHAnsi"/>
          <w:color w:val="1970B0"/>
        </w:rPr>
        <w:t>tm1-cube</w:t>
      </w:r>
      <w:r>
        <w:rPr>
          <w:rStyle w:val="apple-converted-space"/>
          <w:rFonts w:ascii="adobe-garamond-pro" w:hAnsi="adobe-garamond-pro"/>
          <w:sz w:val="27"/>
          <w:szCs w:val="27"/>
        </w:rPr>
        <w:t> </w:t>
      </w:r>
      <w:r>
        <w:t>value with "Sales" and the</w:t>
      </w:r>
      <w:r>
        <w:rPr>
          <w:rStyle w:val="apple-converted-space"/>
          <w:rFonts w:ascii="adobe-garamond-pro" w:hAnsi="adobe-garamond-pro"/>
          <w:sz w:val="27"/>
          <w:szCs w:val="27"/>
        </w:rPr>
        <w:t> </w:t>
      </w:r>
      <w:r w:rsidRPr="00A93068">
        <w:rPr>
          <w:rStyle w:val="Hyperlink"/>
          <w:rFonts w:cstheme="minorHAnsi"/>
          <w:color w:val="1970B0"/>
        </w:rPr>
        <w:t>tm1-elements</w:t>
      </w:r>
      <w:r>
        <w:t xml:space="preserve"> with the intersection we just copied </w:t>
      </w:r>
      <w:r w:rsidRPr="00A93068">
        <w:rPr>
          <w:rStyle w:val="Hyperlink"/>
          <w:rFonts w:cstheme="minorHAnsi"/>
          <w:color w:val="auto"/>
          <w:u w:val="none"/>
        </w:rPr>
        <w:t>(</w:t>
      </w:r>
      <w:r w:rsidRPr="00A93068">
        <w:rPr>
          <w:rStyle w:val="Hyperlink"/>
          <w:rFonts w:cstheme="minorHAnsi"/>
          <w:color w:val="1970B0"/>
        </w:rPr>
        <w:t>"All","All","All","1997","Quantity"</w:t>
      </w:r>
      <w:r w:rsidRPr="00A34465">
        <w:t>)</w:t>
      </w:r>
      <w:r>
        <w:t xml:space="preserve">. </w:t>
      </w:r>
    </w:p>
    <w:p w14:paraId="6AC2348D" w14:textId="77777777" w:rsidR="00C56867" w:rsidRDefault="00C56867" w:rsidP="00C56867">
      <w:r>
        <w:t xml:space="preserve">Be aware that because there is double quote in the list you copied, you have to enclose the complete elements string with </w:t>
      </w:r>
      <w:r w:rsidRPr="00A93068">
        <w:rPr>
          <w:rStyle w:val="Hyperlink"/>
          <w:rFonts w:cstheme="minorHAnsi"/>
          <w:color w:val="1970B0"/>
        </w:rPr>
        <w:t>single quote</w:t>
      </w:r>
      <w:r>
        <w:t>:</w:t>
      </w:r>
    </w:p>
    <w:p w14:paraId="3766F371" w14:textId="77777777" w:rsidR="00C56867" w:rsidRDefault="00C56867" w:rsidP="00C56867">
      <w:r>
        <w:rPr>
          <w:rStyle w:val="cm-tag"/>
          <w:color w:val="117700"/>
        </w:rPr>
        <w:t>&lt;tm1-ui-dbr</w:t>
      </w:r>
      <w:r>
        <w:t xml:space="preserve">  </w:t>
      </w:r>
      <w:r>
        <w:rPr>
          <w:rStyle w:val="cm-attribute"/>
          <w:color w:val="0000CC"/>
        </w:rPr>
        <w:t>tm1-instance</w:t>
      </w:r>
      <w:r>
        <w:t>=</w:t>
      </w:r>
      <w:r>
        <w:rPr>
          <w:rStyle w:val="cm-string"/>
          <w:color w:val="11AA11"/>
        </w:rPr>
        <w:t>"northwind"</w:t>
      </w:r>
      <w:r>
        <w:t xml:space="preserve"> </w:t>
      </w:r>
    </w:p>
    <w:p w14:paraId="03961750" w14:textId="77777777" w:rsidR="00C56867" w:rsidRDefault="00C56867" w:rsidP="00C56867">
      <w:r>
        <w:t xml:space="preserve">             </w:t>
      </w:r>
      <w:r>
        <w:rPr>
          <w:rStyle w:val="cm-attribute"/>
          <w:color w:val="0000CC"/>
        </w:rPr>
        <w:t>tm1-cube</w:t>
      </w:r>
      <w:r w:rsidRPr="004C48DF">
        <w:t>=</w:t>
      </w:r>
      <w:r w:rsidRPr="004C48DF">
        <w:rPr>
          <w:rStyle w:val="cm-string"/>
          <w:color w:val="11AA11"/>
        </w:rPr>
        <w:t>"Sales"</w:t>
      </w:r>
      <w:r>
        <w:t xml:space="preserve"> </w:t>
      </w:r>
    </w:p>
    <w:p w14:paraId="300902B3" w14:textId="77777777" w:rsidR="00C56867" w:rsidRPr="00AE4CA0" w:rsidRDefault="00C56867" w:rsidP="00C56867">
      <w:r w:rsidRPr="00AE4CA0">
        <w:rPr>
          <w:rStyle w:val="cm-attribute"/>
          <w:color w:val="0000CC"/>
        </w:rPr>
        <w:t xml:space="preserve">             tm1-elements</w:t>
      </w:r>
      <w:r w:rsidRPr="00AE4CA0">
        <w:t>=</w:t>
      </w:r>
      <w:r w:rsidRPr="00AE4CA0">
        <w:rPr>
          <w:rStyle w:val="cm-string"/>
          <w:color w:val="11AA11"/>
        </w:rPr>
        <w:t>'"All","All","All","1997","Quantity"'</w:t>
      </w:r>
    </w:p>
    <w:p w14:paraId="64B94E10" w14:textId="77777777" w:rsidR="00C56867" w:rsidRDefault="00C56867" w:rsidP="00C56867">
      <w:r>
        <w:t xml:space="preserve">             </w:t>
      </w:r>
      <w:r>
        <w:rPr>
          <w:rStyle w:val="cm-attribute"/>
          <w:color w:val="0000CC"/>
        </w:rPr>
        <w:t>tm1-default-empty</w:t>
      </w:r>
      <w:r>
        <w:t>=</w:t>
      </w:r>
      <w:r>
        <w:rPr>
          <w:rStyle w:val="cm-string"/>
          <w:color w:val="11AA11"/>
        </w:rPr>
        <w:t>""</w:t>
      </w:r>
      <w:r>
        <w:rPr>
          <w:rStyle w:val="cm-tag"/>
          <w:color w:val="117700"/>
        </w:rPr>
        <w:t>&gt;</w:t>
      </w:r>
    </w:p>
    <w:p w14:paraId="33F4AF21" w14:textId="77777777" w:rsidR="00C56867" w:rsidRDefault="00C56867" w:rsidP="00C56867">
      <w:pPr>
        <w:rPr>
          <w:rFonts w:ascii="Courier New" w:hAnsi="Courier New"/>
        </w:rPr>
      </w:pPr>
      <w:r>
        <w:rPr>
          <w:rStyle w:val="cm-tag"/>
          <w:color w:val="117700"/>
        </w:rPr>
        <w:t>&lt;/tm1-ui-dbr&gt;</w:t>
      </w:r>
    </w:p>
    <w:p w14:paraId="4CEF4D5E" w14:textId="77777777" w:rsidR="00C56867" w:rsidRDefault="00C56867" w:rsidP="00C56867">
      <w:r>
        <w:t>Let's save and go back to the dashboard:</w:t>
      </w:r>
    </w:p>
    <w:p w14:paraId="1377FAD3" w14:textId="77777777" w:rsidR="00C56867" w:rsidRDefault="00C56867" w:rsidP="00C56867">
      <w:r w:rsidRPr="00347C59">
        <w:rPr>
          <w:noProof/>
          <w:lang w:val="en-AU" w:eastAsia="en-AU"/>
        </w:rPr>
        <w:drawing>
          <wp:inline distT="0" distB="0" distL="0" distR="0" wp14:anchorId="127D2FBB" wp14:editId="679CC60A">
            <wp:extent cx="5731510" cy="21050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05025"/>
                    </a:xfrm>
                    <a:prstGeom prst="rect">
                      <a:avLst/>
                    </a:prstGeom>
                  </pic:spPr>
                </pic:pic>
              </a:graphicData>
            </a:graphic>
          </wp:inline>
        </w:drawing>
      </w:r>
    </w:p>
    <w:p w14:paraId="7CDE24CD" w14:textId="77777777" w:rsidR="00C56867" w:rsidRDefault="00C56867" w:rsidP="00C56867">
      <w:r>
        <w:t>Refresh the dashboard:</w:t>
      </w:r>
    </w:p>
    <w:p w14:paraId="7136B67E" w14:textId="77777777" w:rsidR="00C56867" w:rsidRDefault="00C56867" w:rsidP="00C56867">
      <w:r w:rsidRPr="00A1241B">
        <w:rPr>
          <w:noProof/>
          <w:lang w:val="en-AU" w:eastAsia="en-AU"/>
        </w:rPr>
        <w:lastRenderedPageBreak/>
        <w:drawing>
          <wp:inline distT="0" distB="0" distL="0" distR="0" wp14:anchorId="046654D0" wp14:editId="64D0679B">
            <wp:extent cx="5731510" cy="213360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33600"/>
                    </a:xfrm>
                    <a:prstGeom prst="rect">
                      <a:avLst/>
                    </a:prstGeom>
                  </pic:spPr>
                </pic:pic>
              </a:graphicData>
            </a:graphic>
          </wp:inline>
        </w:drawing>
      </w:r>
    </w:p>
    <w:p w14:paraId="5B0400E0" w14:textId="77777777" w:rsidR="00C56867" w:rsidRDefault="00C56867" w:rsidP="00C56867">
      <w:r>
        <w:t>We can see now a real value instead of the first "Value". In order to add some formatting we can use the attribute</w:t>
      </w:r>
      <w:r>
        <w:rPr>
          <w:rStyle w:val="apple-converted-space"/>
          <w:rFonts w:ascii="adobe-garamond-pro" w:hAnsi="adobe-garamond-pro"/>
          <w:sz w:val="27"/>
          <w:szCs w:val="27"/>
        </w:rPr>
        <w:t> </w:t>
      </w:r>
      <w:r w:rsidRPr="00A93068">
        <w:rPr>
          <w:rStyle w:val="Hyperlink"/>
          <w:rFonts w:cstheme="minorHAnsi"/>
          <w:color w:val="1970B0"/>
        </w:rPr>
        <w:t>tm1-data-decimal="0"</w:t>
      </w:r>
      <w:r>
        <w:t xml:space="preserve">. </w:t>
      </w:r>
    </w:p>
    <w:p w14:paraId="1EFF0336" w14:textId="77777777" w:rsidR="00565827" w:rsidRDefault="00565827" w:rsidP="00C56867"/>
    <w:p w14:paraId="43A26A04" w14:textId="37E9CA34" w:rsidR="00C56867" w:rsidRDefault="00C56867" w:rsidP="00C56867">
      <w:r>
        <w:t>Go back to the Source Editor and add </w:t>
      </w:r>
      <w:r w:rsidRPr="00A93068">
        <w:rPr>
          <w:rStyle w:val="Hyperlink"/>
          <w:rFonts w:cstheme="minorHAnsi"/>
          <w:color w:val="1970B0"/>
        </w:rPr>
        <w:t>tm1-data-decimal="0"</w:t>
      </w:r>
      <w:r>
        <w:rPr>
          <w:rStyle w:val="Strong"/>
          <w:rFonts w:ascii="adobe-garamond-pro" w:hAnsi="adobe-garamond-pro"/>
          <w:sz w:val="27"/>
          <w:szCs w:val="27"/>
        </w:rPr>
        <w:t> </w:t>
      </w:r>
      <w:r>
        <w:t>after the</w:t>
      </w:r>
      <w:r>
        <w:rPr>
          <w:rStyle w:val="apple-converted-space"/>
          <w:rFonts w:ascii="adobe-garamond-pro" w:hAnsi="adobe-garamond-pro"/>
          <w:sz w:val="27"/>
          <w:szCs w:val="27"/>
        </w:rPr>
        <w:t> </w:t>
      </w:r>
      <w:r w:rsidRPr="00A93068">
        <w:rPr>
          <w:rStyle w:val="Hyperlink"/>
          <w:rFonts w:cstheme="minorHAnsi"/>
          <w:color w:val="1970B0"/>
        </w:rPr>
        <w:t>tm1-default-empty=""</w:t>
      </w:r>
      <w:r>
        <w:t>:</w:t>
      </w:r>
    </w:p>
    <w:p w14:paraId="48C9F0B9" w14:textId="77777777" w:rsidR="00C56867" w:rsidRDefault="00C56867" w:rsidP="00C56867">
      <w:r w:rsidRPr="00A468AB">
        <w:rPr>
          <w:noProof/>
          <w:lang w:val="en-AU" w:eastAsia="en-AU"/>
        </w:rPr>
        <w:drawing>
          <wp:inline distT="0" distB="0" distL="0" distR="0" wp14:anchorId="2A23A06B" wp14:editId="33CDED0F">
            <wp:extent cx="5731510" cy="23444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44420"/>
                    </a:xfrm>
                    <a:prstGeom prst="rect">
                      <a:avLst/>
                    </a:prstGeom>
                  </pic:spPr>
                </pic:pic>
              </a:graphicData>
            </a:graphic>
          </wp:inline>
        </w:drawing>
      </w:r>
    </w:p>
    <w:p w14:paraId="0624B7D0" w14:textId="77777777" w:rsidR="00C56867" w:rsidRDefault="00C56867" w:rsidP="00C56867">
      <w:r>
        <w:t>Let's save and refresh the page:</w:t>
      </w:r>
    </w:p>
    <w:p w14:paraId="11736C6C" w14:textId="55AD0D18" w:rsidR="00C56867" w:rsidRDefault="00C56867" w:rsidP="00565827">
      <w:r w:rsidRPr="00A468AB">
        <w:rPr>
          <w:noProof/>
          <w:lang w:val="en-AU" w:eastAsia="en-AU"/>
        </w:rPr>
        <w:lastRenderedPageBreak/>
        <w:drawing>
          <wp:inline distT="0" distB="0" distL="0" distR="0" wp14:anchorId="7E0C1729" wp14:editId="30E1815F">
            <wp:extent cx="5731510" cy="212979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29790"/>
                    </a:xfrm>
                    <a:prstGeom prst="rect">
                      <a:avLst/>
                    </a:prstGeom>
                  </pic:spPr>
                </pic:pic>
              </a:graphicData>
            </a:graphic>
          </wp:inline>
        </w:drawing>
      </w:r>
    </w:p>
    <w:p w14:paraId="6ADC2DF4" w14:textId="77777777" w:rsidR="00565827" w:rsidRDefault="00565827" w:rsidP="00565827"/>
    <w:p w14:paraId="14132E4C" w14:textId="77777777" w:rsidR="00C56867" w:rsidRDefault="00C56867" w:rsidP="00C56867">
      <w:pPr>
        <w:pStyle w:val="Heading2"/>
      </w:pPr>
      <w:bookmarkStart w:id="22" w:name="_Toc464562750"/>
      <w:bookmarkStart w:id="23" w:name="_Toc464673466"/>
      <w:r>
        <w:t>Make the DBR dynamic</w:t>
      </w:r>
      <w:bookmarkEnd w:id="22"/>
      <w:bookmarkEnd w:id="23"/>
    </w:p>
    <w:p w14:paraId="3EE3E2E4" w14:textId="77777777" w:rsidR="00C56867" w:rsidRPr="00A468AB" w:rsidRDefault="00C56867" w:rsidP="00C56867"/>
    <w:p w14:paraId="47841108" w14:textId="77777777" w:rsidR="00C56867" w:rsidRDefault="00C56867" w:rsidP="00C56867">
      <w:r>
        <w:t xml:space="preserve">The elements in the DBR just created are </w:t>
      </w:r>
      <w:r w:rsidRPr="00A93068">
        <w:rPr>
          <w:rStyle w:val="Hyperlink"/>
          <w:rFonts w:cstheme="minorHAnsi"/>
          <w:color w:val="1970B0"/>
        </w:rPr>
        <w:t>static</w:t>
      </w:r>
      <w:r>
        <w:t>, what we want to do is to link our DBR to our product drop-down list and our quarters:</w:t>
      </w:r>
    </w:p>
    <w:p w14:paraId="308E2F55" w14:textId="77777777" w:rsidR="00C56867" w:rsidRDefault="00C56867" w:rsidP="00C56867">
      <w:r w:rsidRPr="00E94AB2">
        <w:rPr>
          <w:noProof/>
          <w:lang w:val="en-AU" w:eastAsia="en-AU"/>
        </w:rPr>
        <w:drawing>
          <wp:inline distT="0" distB="0" distL="0" distR="0" wp14:anchorId="562CEE8E" wp14:editId="14C89DA6">
            <wp:extent cx="5601482" cy="66684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01482" cy="666843"/>
                    </a:xfrm>
                    <a:prstGeom prst="rect">
                      <a:avLst/>
                    </a:prstGeom>
                  </pic:spPr>
                </pic:pic>
              </a:graphicData>
            </a:graphic>
          </wp:inline>
        </w:drawing>
      </w:r>
    </w:p>
    <w:p w14:paraId="59BA9809" w14:textId="77777777" w:rsidR="00C56867" w:rsidRDefault="00C56867" w:rsidP="00C56867"/>
    <w:p w14:paraId="66676809" w14:textId="77777777" w:rsidR="00C56867" w:rsidRDefault="00C56867" w:rsidP="00C56867"/>
    <w:p w14:paraId="280F0826" w14:textId="77777777" w:rsidR="00C56867" w:rsidRDefault="00C56867" w:rsidP="00C56867"/>
    <w:p w14:paraId="63B85C57" w14:textId="77777777" w:rsidR="00C56867" w:rsidRDefault="00C56867" w:rsidP="00C56867">
      <w:pPr>
        <w:rPr>
          <w:rStyle w:val="Strong"/>
          <w:rFonts w:ascii="adobe-garamond-pro" w:hAnsi="adobe-garamond-pro"/>
          <w:sz w:val="27"/>
          <w:szCs w:val="27"/>
        </w:rPr>
      </w:pPr>
      <w:r>
        <w:t>The way we do that is by replacing our hard coded product</w:t>
      </w:r>
      <w:r>
        <w:rPr>
          <w:rStyle w:val="apple-converted-space"/>
          <w:rFonts w:ascii="adobe-garamond-pro" w:hAnsi="adobe-garamond-pro"/>
          <w:sz w:val="27"/>
          <w:szCs w:val="27"/>
        </w:rPr>
        <w:t> </w:t>
      </w:r>
      <w:r w:rsidRPr="00A93068">
        <w:rPr>
          <w:rStyle w:val="Hyperlink"/>
          <w:rFonts w:cstheme="minorHAnsi"/>
          <w:color w:val="1970B0"/>
        </w:rPr>
        <w:t>"All"</w:t>
      </w:r>
      <w:r>
        <w:rPr>
          <w:rStyle w:val="apple-converted-space"/>
          <w:rFonts w:ascii="adobe-garamond-pro" w:hAnsi="adobe-garamond-pro"/>
          <w:sz w:val="27"/>
          <w:szCs w:val="27"/>
        </w:rPr>
        <w:t> </w:t>
      </w:r>
      <w:r>
        <w:t xml:space="preserve">by our variable we defined previously </w:t>
      </w:r>
      <w:r w:rsidRPr="00A93068">
        <w:rPr>
          <w:rStyle w:val="Hyperlink"/>
          <w:rFonts w:cstheme="minorHAnsi"/>
          <w:color w:val="1970B0"/>
        </w:rPr>
        <w:t>"page.titles.product"</w:t>
      </w:r>
      <w:r>
        <w:t xml:space="preserve"> and we need to enclose the variable name by</w:t>
      </w:r>
      <w:r>
        <w:rPr>
          <w:rStyle w:val="apple-converted-space"/>
          <w:rFonts w:ascii="adobe-garamond-pro" w:hAnsi="adobe-garamond-pro"/>
          <w:b/>
          <w:bCs/>
          <w:sz w:val="27"/>
          <w:szCs w:val="27"/>
        </w:rPr>
        <w:t> </w:t>
      </w:r>
      <w:r w:rsidRPr="00A93068">
        <w:rPr>
          <w:rStyle w:val="Hyperlink"/>
          <w:rFonts w:cstheme="minorHAnsi"/>
          <w:color w:val="1970B0"/>
        </w:rPr>
        <w:t>"{{"</w:t>
      </w:r>
      <w:r w:rsidRPr="00ED4511">
        <w:rPr>
          <w:bCs/>
          <w:color w:val="FF2B55"/>
        </w:rPr>
        <w:t> </w:t>
      </w:r>
      <w:r>
        <w:t xml:space="preserve">and </w:t>
      </w:r>
      <w:r w:rsidRPr="00A93068">
        <w:rPr>
          <w:rStyle w:val="Hyperlink"/>
          <w:rFonts w:cstheme="minorHAnsi"/>
          <w:color w:val="1970B0"/>
        </w:rPr>
        <w:t>"}}"</w:t>
      </w:r>
      <w:r w:rsidRPr="00ED4511">
        <w:rPr>
          <w:rStyle w:val="Strong"/>
          <w:rFonts w:ascii="adobe-garamond-pro" w:hAnsi="adobe-garamond-pro"/>
          <w:sz w:val="27"/>
          <w:szCs w:val="27"/>
        </w:rPr>
        <w:t>, </w:t>
      </w:r>
      <w:r w:rsidRPr="00A93068">
        <w:rPr>
          <w:rStyle w:val="Hyperlink"/>
          <w:rFonts w:cstheme="minorHAnsi"/>
          <w:color w:val="1970B0"/>
        </w:rPr>
        <w:t>{{page.titles.product}}</w:t>
      </w:r>
      <w:r w:rsidRPr="00ED4511">
        <w:rPr>
          <w:rStyle w:val="Strong"/>
          <w:rFonts w:ascii="adobe-garamond-pro" w:hAnsi="adobe-garamond-pro"/>
          <w:sz w:val="27"/>
          <w:szCs w:val="27"/>
        </w:rPr>
        <w:t>:</w:t>
      </w:r>
    </w:p>
    <w:p w14:paraId="32BB5AD6" w14:textId="77777777" w:rsidR="00C56867" w:rsidRDefault="00C56867" w:rsidP="00C56867">
      <w:r w:rsidRPr="00CE626F">
        <w:rPr>
          <w:noProof/>
          <w:lang w:val="en-AU" w:eastAsia="en-AU"/>
        </w:rPr>
        <w:lastRenderedPageBreak/>
        <w:drawing>
          <wp:inline distT="0" distB="0" distL="0" distR="0" wp14:anchorId="6F549788" wp14:editId="1B463F62">
            <wp:extent cx="5731510" cy="24174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17445"/>
                    </a:xfrm>
                    <a:prstGeom prst="rect">
                      <a:avLst/>
                    </a:prstGeom>
                  </pic:spPr>
                </pic:pic>
              </a:graphicData>
            </a:graphic>
          </wp:inline>
        </w:drawing>
      </w:r>
    </w:p>
    <w:p w14:paraId="5898866D" w14:textId="77777777" w:rsidR="00C56867" w:rsidRDefault="00C56867" w:rsidP="00C56867">
      <w:r>
        <w:t>tm1-ui-dbr code:</w:t>
      </w:r>
    </w:p>
    <w:p w14:paraId="6E69F6C3" w14:textId="77777777" w:rsidR="00C56867" w:rsidRDefault="00C56867" w:rsidP="00C56867">
      <w:r>
        <w:rPr>
          <w:rStyle w:val="cm-tag"/>
          <w:color w:val="117700"/>
        </w:rPr>
        <w:t>&lt;tm1-ui-dbr</w:t>
      </w:r>
      <w:r>
        <w:t xml:space="preserve"> </w:t>
      </w:r>
      <w:r>
        <w:rPr>
          <w:rStyle w:val="cm-attribute"/>
          <w:color w:val="0000CC"/>
        </w:rPr>
        <w:t>tm1-instance</w:t>
      </w:r>
      <w:r>
        <w:t>=</w:t>
      </w:r>
      <w:r>
        <w:rPr>
          <w:rStyle w:val="cm-string"/>
          <w:color w:val="11AA11"/>
        </w:rPr>
        <w:t>"northwind"</w:t>
      </w:r>
      <w:r>
        <w:t xml:space="preserve"> </w:t>
      </w:r>
    </w:p>
    <w:p w14:paraId="722C77A5" w14:textId="77777777" w:rsidR="00C56867" w:rsidRDefault="00C56867" w:rsidP="00C56867">
      <w:r>
        <w:t xml:space="preserve">            </w:t>
      </w:r>
      <w:r>
        <w:rPr>
          <w:rStyle w:val="cm-attribute"/>
          <w:color w:val="0000CC"/>
        </w:rPr>
        <w:t>tm1-cube</w:t>
      </w:r>
      <w:r>
        <w:t>=</w:t>
      </w:r>
      <w:r>
        <w:rPr>
          <w:rStyle w:val="cm-string"/>
          <w:color w:val="11AA11"/>
        </w:rPr>
        <w:t>"Sales"</w:t>
      </w:r>
      <w:r>
        <w:t xml:space="preserve"> </w:t>
      </w:r>
    </w:p>
    <w:p w14:paraId="2EF6E8DB" w14:textId="77777777" w:rsidR="00C56867" w:rsidRDefault="00C56867" w:rsidP="00C56867">
      <w:r>
        <w:t xml:space="preserve">            </w:t>
      </w:r>
      <w:r>
        <w:rPr>
          <w:rStyle w:val="cm-attribute"/>
          <w:color w:val="0000CC"/>
        </w:rPr>
        <w:t>tm1-elements</w:t>
      </w:r>
      <w:r>
        <w:t>=</w:t>
      </w:r>
      <w:r w:rsidRPr="00E94AB2">
        <w:rPr>
          <w:rStyle w:val="cm-string"/>
          <w:color w:val="11AA11"/>
        </w:rPr>
        <w:t>'{{</w:t>
      </w:r>
      <w:r>
        <w:rPr>
          <w:rStyle w:val="cm-string"/>
          <w:color w:val="11AA11"/>
        </w:rPr>
        <w:t>page.titles.product</w:t>
      </w:r>
      <w:r w:rsidRPr="00E94AB2">
        <w:rPr>
          <w:rStyle w:val="cm-string"/>
          <w:color w:val="11AA11"/>
        </w:rPr>
        <w:t>}},"All","All","1997","Quantity"'</w:t>
      </w:r>
    </w:p>
    <w:p w14:paraId="514FF366" w14:textId="77777777" w:rsidR="00C56867" w:rsidRDefault="00C56867" w:rsidP="00C56867">
      <w:r>
        <w:t xml:space="preserve">            </w:t>
      </w:r>
      <w:r>
        <w:rPr>
          <w:rStyle w:val="cm-attribute"/>
          <w:color w:val="0000CC"/>
        </w:rPr>
        <w:t>tm1-default-empty</w:t>
      </w:r>
      <w:r>
        <w:t>=</w:t>
      </w:r>
      <w:r>
        <w:rPr>
          <w:rStyle w:val="cm-string"/>
          <w:color w:val="11AA11"/>
        </w:rPr>
        <w:t>""</w:t>
      </w:r>
    </w:p>
    <w:p w14:paraId="033961BB" w14:textId="77777777" w:rsidR="00C56867" w:rsidRDefault="00C56867" w:rsidP="00C56867">
      <w:r>
        <w:t xml:space="preserve">            </w:t>
      </w:r>
      <w:r>
        <w:rPr>
          <w:rStyle w:val="cm-attribute"/>
          <w:color w:val="0000CC"/>
        </w:rPr>
        <w:t>tm1-data-decimal</w:t>
      </w:r>
      <w:r>
        <w:t>=</w:t>
      </w:r>
      <w:r>
        <w:rPr>
          <w:rStyle w:val="cm-string"/>
          <w:color w:val="11AA11"/>
        </w:rPr>
        <w:t>"0"</w:t>
      </w:r>
      <w:r>
        <w:rPr>
          <w:rStyle w:val="cm-tag"/>
          <w:color w:val="117700"/>
        </w:rPr>
        <w:t>&gt;</w:t>
      </w:r>
    </w:p>
    <w:p w14:paraId="4B66F5F6" w14:textId="77777777" w:rsidR="00C56867" w:rsidRDefault="00C56867" w:rsidP="00C56867">
      <w:pPr>
        <w:rPr>
          <w:rFonts w:ascii="Courier New" w:hAnsi="Courier New"/>
        </w:rPr>
      </w:pPr>
      <w:r>
        <w:rPr>
          <w:rStyle w:val="cm-tag"/>
          <w:color w:val="117700"/>
        </w:rPr>
        <w:t>&lt;/tm1-ui-dbr&gt;</w:t>
      </w:r>
    </w:p>
    <w:p w14:paraId="47F6AC98" w14:textId="77777777" w:rsidR="00C56867" w:rsidRDefault="00C56867" w:rsidP="00C56867">
      <w:r>
        <w:t>The way this works is that every time the</w:t>
      </w:r>
      <w:r>
        <w:rPr>
          <w:rStyle w:val="apple-converted-space"/>
          <w:rFonts w:ascii="adobe-garamond-pro" w:hAnsi="adobe-garamond-pro"/>
          <w:sz w:val="27"/>
          <w:szCs w:val="27"/>
        </w:rPr>
        <w:t> </w:t>
      </w:r>
      <w:r w:rsidRPr="00A93068">
        <w:rPr>
          <w:rStyle w:val="Hyperlink"/>
          <w:rFonts w:cstheme="minorHAnsi"/>
          <w:color w:val="1970B0"/>
        </w:rPr>
        <w:t>SUBNM</w:t>
      </w:r>
      <w:r>
        <w:rPr>
          <w:rStyle w:val="apple-converted-space"/>
          <w:rFonts w:ascii="adobe-garamond-pro" w:hAnsi="adobe-garamond-pro"/>
          <w:sz w:val="27"/>
          <w:szCs w:val="27"/>
        </w:rPr>
        <w:t> </w:t>
      </w:r>
      <w:r>
        <w:t>at the top of the page changes, this value is then passed dynamically to the</w:t>
      </w:r>
      <w:r>
        <w:rPr>
          <w:rStyle w:val="apple-converted-space"/>
          <w:rFonts w:ascii="adobe-garamond-pro" w:hAnsi="adobe-garamond-pro"/>
          <w:b/>
          <w:bCs/>
          <w:sz w:val="27"/>
          <w:szCs w:val="27"/>
        </w:rPr>
        <w:t> </w:t>
      </w:r>
      <w:r w:rsidRPr="00A93068">
        <w:rPr>
          <w:rStyle w:val="Hyperlink"/>
          <w:rFonts w:cstheme="minorHAnsi"/>
          <w:color w:val="1970B0"/>
        </w:rPr>
        <w:t>DBR</w:t>
      </w:r>
      <w:r>
        <w:t>.</w:t>
      </w:r>
    </w:p>
    <w:p w14:paraId="33E5AABB" w14:textId="1BC8B0CF" w:rsidR="00C56867" w:rsidRDefault="00C56867" w:rsidP="00C56867">
      <w:r>
        <w:t>Now if we change the product we can see the value being updated:</w:t>
      </w:r>
      <w:r w:rsidRPr="00E94AB2">
        <w:rPr>
          <w:noProof/>
          <w:lang w:val="en-AU" w:eastAsia="en-AU"/>
        </w:rPr>
        <w:drawing>
          <wp:inline distT="0" distB="0" distL="0" distR="0" wp14:anchorId="70FA598E" wp14:editId="4F4A9D50">
            <wp:extent cx="5731510" cy="2356485"/>
            <wp:effectExtent l="0" t="0" r="254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56485"/>
                    </a:xfrm>
                    <a:prstGeom prst="rect">
                      <a:avLst/>
                    </a:prstGeom>
                  </pic:spPr>
                </pic:pic>
              </a:graphicData>
            </a:graphic>
          </wp:inline>
        </w:drawing>
      </w:r>
    </w:p>
    <w:p w14:paraId="2F1FCD06" w14:textId="77777777" w:rsidR="00C56867" w:rsidRDefault="00C56867" w:rsidP="00C56867">
      <w:r>
        <w:t>We can double check the value in TM1 match our value in Canvas:</w:t>
      </w:r>
    </w:p>
    <w:p w14:paraId="72092DDA" w14:textId="77777777" w:rsidR="00C56867" w:rsidRDefault="00C56867" w:rsidP="00565827">
      <w:pPr>
        <w:jc w:val="center"/>
      </w:pPr>
      <w:r w:rsidRPr="00E94AB2">
        <w:rPr>
          <w:noProof/>
          <w:lang w:val="en-AU" w:eastAsia="en-AU"/>
        </w:rPr>
        <w:lastRenderedPageBreak/>
        <w:drawing>
          <wp:inline distT="0" distB="0" distL="0" distR="0" wp14:anchorId="7C81E24C" wp14:editId="5450FB31">
            <wp:extent cx="4203510" cy="2465109"/>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9717" cy="2468749"/>
                    </a:xfrm>
                    <a:prstGeom prst="rect">
                      <a:avLst/>
                    </a:prstGeom>
                  </pic:spPr>
                </pic:pic>
              </a:graphicData>
            </a:graphic>
          </wp:inline>
        </w:drawing>
      </w:r>
    </w:p>
    <w:p w14:paraId="6530F9C2" w14:textId="77777777" w:rsidR="00C56867" w:rsidRDefault="00C56867" w:rsidP="00C56867">
      <w:r>
        <w:t>The second step is to link our</w:t>
      </w:r>
      <w:r>
        <w:rPr>
          <w:rStyle w:val="apple-converted-space"/>
          <w:rFonts w:ascii="adobe-garamond-pro" w:hAnsi="adobe-garamond-pro"/>
          <w:sz w:val="27"/>
          <w:szCs w:val="27"/>
        </w:rPr>
        <w:t> </w:t>
      </w:r>
      <w:r w:rsidRPr="006F269E">
        <w:rPr>
          <w:bCs/>
          <w:color w:val="FF2B55"/>
        </w:rPr>
        <w:t>DBR</w:t>
      </w:r>
      <w:r>
        <w:rPr>
          <w:rStyle w:val="apple-converted-space"/>
          <w:rFonts w:ascii="adobe-garamond-pro" w:hAnsi="adobe-garamond-pro"/>
          <w:sz w:val="27"/>
          <w:szCs w:val="27"/>
        </w:rPr>
        <w:t> </w:t>
      </w:r>
      <w:r>
        <w:t>to the quarter buttons defined at the top right:</w:t>
      </w:r>
    </w:p>
    <w:p w14:paraId="22EA612B" w14:textId="77777777" w:rsidR="00C56867" w:rsidRDefault="00C56867" w:rsidP="00C56867">
      <w:r w:rsidRPr="00311E08">
        <w:rPr>
          <w:noProof/>
          <w:lang w:val="en-AU" w:eastAsia="en-AU"/>
        </w:rPr>
        <w:drawing>
          <wp:inline distT="0" distB="0" distL="0" distR="0" wp14:anchorId="534120E5" wp14:editId="0497D958">
            <wp:extent cx="2781688" cy="70494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1688" cy="704948"/>
                    </a:xfrm>
                    <a:prstGeom prst="rect">
                      <a:avLst/>
                    </a:prstGeom>
                  </pic:spPr>
                </pic:pic>
              </a:graphicData>
            </a:graphic>
          </wp:inline>
        </w:drawing>
      </w:r>
    </w:p>
    <w:p w14:paraId="149E725C" w14:textId="77777777" w:rsidR="00C56867" w:rsidRDefault="00C56867" w:rsidP="00C56867">
      <w:r>
        <w:t xml:space="preserve"> The code which creates these buttons is:</w:t>
      </w:r>
    </w:p>
    <w:p w14:paraId="1D95EEB1" w14:textId="77777777" w:rsidR="00C56867" w:rsidRDefault="00C56867" w:rsidP="00C56867">
      <w:r w:rsidRPr="00311E08">
        <w:rPr>
          <w:noProof/>
          <w:lang w:val="en-AU" w:eastAsia="en-AU"/>
        </w:rPr>
        <w:drawing>
          <wp:inline distT="0" distB="0" distL="0" distR="0" wp14:anchorId="5079CAE0" wp14:editId="6B68DF45">
            <wp:extent cx="5731510" cy="1727200"/>
            <wp:effectExtent l="0" t="0" r="254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727200"/>
                    </a:xfrm>
                    <a:prstGeom prst="rect">
                      <a:avLst/>
                    </a:prstGeom>
                  </pic:spPr>
                </pic:pic>
              </a:graphicData>
            </a:graphic>
          </wp:inline>
        </w:drawing>
      </w:r>
    </w:p>
    <w:p w14:paraId="1BF2C9C7" w14:textId="77777777" w:rsidR="00C56867" w:rsidRDefault="00C56867" w:rsidP="00C56867">
      <w:r>
        <w:t>In the code we can see that the variable used to store the value is</w:t>
      </w:r>
      <w:r>
        <w:rPr>
          <w:rStyle w:val="apple-converted-space"/>
          <w:rFonts w:ascii="adobe-garamond-pro" w:hAnsi="adobe-garamond-pro"/>
          <w:sz w:val="27"/>
          <w:szCs w:val="27"/>
        </w:rPr>
        <w:t> </w:t>
      </w:r>
      <w:r w:rsidRPr="00A93068">
        <w:rPr>
          <w:rStyle w:val="Hyperlink"/>
          <w:rFonts w:cstheme="minorHAnsi"/>
          <w:color w:val="1970B0"/>
        </w:rPr>
        <w:t>page.titles.month</w:t>
      </w:r>
      <w:r>
        <w:rPr>
          <w:rStyle w:val="Strong"/>
          <w:rFonts w:ascii="adobe-garamond-pro" w:hAnsi="adobe-garamond-pro"/>
          <w:sz w:val="27"/>
          <w:szCs w:val="27"/>
        </w:rPr>
        <w:t>:</w:t>
      </w:r>
    </w:p>
    <w:p w14:paraId="4C33AA17" w14:textId="77777777" w:rsidR="00C56867" w:rsidRDefault="00C56867" w:rsidP="00C56867">
      <w:r>
        <w:t> If it's</w:t>
      </w:r>
      <w:r>
        <w:rPr>
          <w:rStyle w:val="apple-converted-space"/>
          <w:rFonts w:ascii="adobe-garamond-pro" w:hAnsi="adobe-garamond-pro"/>
          <w:sz w:val="27"/>
          <w:szCs w:val="27"/>
        </w:rPr>
        <w:t> </w:t>
      </w:r>
      <w:r w:rsidRPr="00A93068">
        <w:rPr>
          <w:rStyle w:val="Hyperlink"/>
          <w:rFonts w:cstheme="minorHAnsi"/>
          <w:color w:val="1970B0"/>
        </w:rPr>
        <w:t>Q1</w:t>
      </w:r>
      <w:r>
        <w:rPr>
          <w:rStyle w:val="apple-converted-space"/>
          <w:rFonts w:ascii="adobe-garamond-pro" w:hAnsi="adobe-garamond-pro"/>
          <w:sz w:val="27"/>
          <w:szCs w:val="27"/>
        </w:rPr>
        <w:t> </w:t>
      </w:r>
      <w:r>
        <w:t>the variable will be equal to</w:t>
      </w:r>
      <w:r>
        <w:rPr>
          <w:rStyle w:val="apple-converted-space"/>
          <w:rFonts w:ascii="adobe-garamond-pro" w:hAnsi="adobe-garamond-pro"/>
          <w:sz w:val="27"/>
          <w:szCs w:val="27"/>
        </w:rPr>
        <w:t> </w:t>
      </w:r>
      <w:r w:rsidRPr="00A93068">
        <w:rPr>
          <w:rStyle w:val="Hyperlink"/>
          <w:rFonts w:cstheme="minorHAnsi"/>
          <w:color w:val="1970B0"/>
        </w:rPr>
        <w:t>Q1-1997</w:t>
      </w:r>
      <w:r>
        <w:rPr>
          <w:rStyle w:val="Strong"/>
          <w:rFonts w:ascii="adobe-garamond-pro" w:hAnsi="adobe-garamond-pro"/>
          <w:sz w:val="27"/>
          <w:szCs w:val="27"/>
        </w:rPr>
        <w:t>.</w:t>
      </w:r>
    </w:p>
    <w:p w14:paraId="7511032D" w14:textId="77777777" w:rsidR="00C56867" w:rsidRDefault="00C56867" w:rsidP="00C56867">
      <w:r>
        <w:t> If</w:t>
      </w:r>
      <w:r>
        <w:rPr>
          <w:rStyle w:val="apple-converted-space"/>
          <w:rFonts w:ascii="adobe-garamond-pro" w:hAnsi="adobe-garamond-pro"/>
          <w:sz w:val="27"/>
          <w:szCs w:val="27"/>
        </w:rPr>
        <w:t> </w:t>
      </w:r>
      <w:r w:rsidRPr="00A93068">
        <w:rPr>
          <w:rStyle w:val="Hyperlink"/>
          <w:rFonts w:cstheme="minorHAnsi"/>
          <w:color w:val="1970B0"/>
        </w:rPr>
        <w:t>Q2</w:t>
      </w:r>
      <w:r>
        <w:t>, it will be</w:t>
      </w:r>
      <w:r>
        <w:rPr>
          <w:rStyle w:val="apple-converted-space"/>
          <w:rFonts w:ascii="adobe-garamond-pro" w:hAnsi="adobe-garamond-pro"/>
          <w:b/>
          <w:bCs/>
          <w:sz w:val="27"/>
          <w:szCs w:val="27"/>
        </w:rPr>
        <w:t> </w:t>
      </w:r>
      <w:r w:rsidRPr="00A93068">
        <w:rPr>
          <w:rStyle w:val="Hyperlink"/>
          <w:rFonts w:cstheme="minorHAnsi"/>
          <w:color w:val="1970B0"/>
        </w:rPr>
        <w:t>Q2-1997</w:t>
      </w:r>
      <w:r>
        <w:t>,</w:t>
      </w:r>
    </w:p>
    <w:p w14:paraId="28B3D8D9" w14:textId="77777777" w:rsidR="00C56867" w:rsidRDefault="00C56867" w:rsidP="00C56867">
      <w:r>
        <w:t>For</w:t>
      </w:r>
      <w:r>
        <w:rPr>
          <w:rStyle w:val="apple-converted-space"/>
          <w:rFonts w:ascii="adobe-garamond-pro" w:hAnsi="adobe-garamond-pro"/>
          <w:b/>
          <w:bCs/>
          <w:sz w:val="27"/>
          <w:szCs w:val="27"/>
        </w:rPr>
        <w:t> </w:t>
      </w:r>
      <w:r w:rsidRPr="00A93068">
        <w:rPr>
          <w:rStyle w:val="Hyperlink"/>
          <w:rFonts w:cstheme="minorHAnsi"/>
          <w:color w:val="1970B0"/>
        </w:rPr>
        <w:t>Q3</w:t>
      </w:r>
      <w:r>
        <w:rPr>
          <w:rStyle w:val="apple-converted-space"/>
          <w:rFonts w:ascii="adobe-garamond-pro" w:hAnsi="adobe-garamond-pro"/>
          <w:sz w:val="27"/>
          <w:szCs w:val="27"/>
        </w:rPr>
        <w:t> </w:t>
      </w:r>
      <w:r>
        <w:t>it will be</w:t>
      </w:r>
      <w:r>
        <w:rPr>
          <w:rStyle w:val="apple-converted-space"/>
          <w:rFonts w:ascii="adobe-garamond-pro" w:hAnsi="adobe-garamond-pro"/>
          <w:sz w:val="27"/>
          <w:szCs w:val="27"/>
        </w:rPr>
        <w:t> </w:t>
      </w:r>
      <w:r w:rsidRPr="00A93068">
        <w:rPr>
          <w:rStyle w:val="Hyperlink"/>
          <w:rFonts w:cstheme="minorHAnsi"/>
          <w:color w:val="1970B0"/>
        </w:rPr>
        <w:t>Q3-1997</w:t>
      </w:r>
      <w:r w:rsidRPr="006F269E">
        <w:rPr>
          <w:color w:val="FF2B55"/>
        </w:rPr>
        <w:t>,</w:t>
      </w:r>
    </w:p>
    <w:p w14:paraId="1692CE48" w14:textId="77777777" w:rsidR="00C56867" w:rsidRDefault="00C56867" w:rsidP="00C56867">
      <w:r w:rsidRPr="00A93068">
        <w:rPr>
          <w:rStyle w:val="Hyperlink"/>
          <w:rFonts w:cstheme="minorHAnsi"/>
          <w:color w:val="1970B0"/>
        </w:rPr>
        <w:t>Q4</w:t>
      </w:r>
      <w:r>
        <w:rPr>
          <w:rStyle w:val="apple-converted-space"/>
          <w:rFonts w:ascii="adobe-garamond-pro" w:hAnsi="adobe-garamond-pro"/>
          <w:sz w:val="27"/>
          <w:szCs w:val="27"/>
        </w:rPr>
        <w:t> </w:t>
      </w:r>
      <w:r>
        <w:t>it will be</w:t>
      </w:r>
      <w:r>
        <w:rPr>
          <w:rStyle w:val="apple-converted-space"/>
          <w:rFonts w:ascii="adobe-garamond-pro" w:hAnsi="adobe-garamond-pro"/>
          <w:sz w:val="27"/>
          <w:szCs w:val="27"/>
        </w:rPr>
        <w:t> </w:t>
      </w:r>
      <w:r w:rsidRPr="00A93068">
        <w:rPr>
          <w:rStyle w:val="Hyperlink"/>
          <w:rFonts w:cstheme="minorHAnsi"/>
          <w:color w:val="1970B0"/>
        </w:rPr>
        <w:t>Q4-1997</w:t>
      </w:r>
    </w:p>
    <w:p w14:paraId="190064A5" w14:textId="6343023C" w:rsidR="00C56867" w:rsidRDefault="00C56867" w:rsidP="00C56867">
      <w:r>
        <w:t>and for</w:t>
      </w:r>
      <w:r>
        <w:rPr>
          <w:rStyle w:val="apple-converted-space"/>
          <w:rFonts w:ascii="adobe-garamond-pro" w:hAnsi="adobe-garamond-pro"/>
          <w:sz w:val="27"/>
          <w:szCs w:val="27"/>
        </w:rPr>
        <w:t> </w:t>
      </w:r>
      <w:r w:rsidRPr="00A93068">
        <w:rPr>
          <w:rStyle w:val="Hyperlink"/>
          <w:rFonts w:cstheme="minorHAnsi"/>
          <w:color w:val="1970B0"/>
        </w:rPr>
        <w:t>Year</w:t>
      </w:r>
      <w:r>
        <w:rPr>
          <w:rStyle w:val="apple-converted-space"/>
          <w:rFonts w:ascii="adobe-garamond-pro" w:hAnsi="adobe-garamond-pro"/>
          <w:sz w:val="27"/>
          <w:szCs w:val="27"/>
        </w:rPr>
        <w:t> </w:t>
      </w:r>
      <w:r>
        <w:t>it will be</w:t>
      </w:r>
      <w:r>
        <w:rPr>
          <w:rStyle w:val="apple-converted-space"/>
          <w:rFonts w:ascii="adobe-garamond-pro" w:hAnsi="adobe-garamond-pro"/>
          <w:sz w:val="27"/>
          <w:szCs w:val="27"/>
        </w:rPr>
        <w:t> </w:t>
      </w:r>
      <w:r w:rsidRPr="00A93068">
        <w:rPr>
          <w:rStyle w:val="Hyperlink"/>
          <w:rFonts w:cstheme="minorHAnsi"/>
          <w:color w:val="1970B0"/>
        </w:rPr>
        <w:t>1997</w:t>
      </w:r>
      <w:r>
        <w:t>.</w:t>
      </w:r>
    </w:p>
    <w:p w14:paraId="1CB9A485" w14:textId="77777777" w:rsidR="00565827" w:rsidRDefault="00565827" w:rsidP="00C56867"/>
    <w:p w14:paraId="3F21C22B" w14:textId="77777777" w:rsidR="00C56867" w:rsidRDefault="00C56867" w:rsidP="00C56867">
      <w:r>
        <w:lastRenderedPageBreak/>
        <w:t>Let's add this variable to our DBR, we need to replace the</w:t>
      </w:r>
      <w:r>
        <w:rPr>
          <w:rStyle w:val="apple-converted-space"/>
          <w:rFonts w:ascii="adobe-garamond-pro" w:hAnsi="adobe-garamond-pro"/>
          <w:sz w:val="27"/>
          <w:szCs w:val="27"/>
        </w:rPr>
        <w:t> </w:t>
      </w:r>
      <w:r w:rsidRPr="00A93068">
        <w:rPr>
          <w:rStyle w:val="Hyperlink"/>
          <w:rFonts w:cstheme="minorHAnsi"/>
          <w:color w:val="1970B0"/>
        </w:rPr>
        <w:t>"1997"</w:t>
      </w:r>
      <w:r>
        <w:rPr>
          <w:rStyle w:val="apple-converted-space"/>
          <w:rFonts w:ascii="adobe-garamond-pro" w:hAnsi="adobe-garamond-pro"/>
          <w:sz w:val="27"/>
          <w:szCs w:val="27"/>
        </w:rPr>
        <w:t> </w:t>
      </w:r>
      <w:r>
        <w:t>by</w:t>
      </w:r>
      <w:r>
        <w:rPr>
          <w:rStyle w:val="apple-converted-space"/>
          <w:rFonts w:ascii="adobe-garamond-pro" w:hAnsi="adobe-garamond-pro"/>
          <w:sz w:val="27"/>
          <w:szCs w:val="27"/>
        </w:rPr>
        <w:t> </w:t>
      </w:r>
      <w:r w:rsidRPr="00A93068">
        <w:rPr>
          <w:rStyle w:val="Hyperlink"/>
          <w:rFonts w:cstheme="minorHAnsi"/>
          <w:color w:val="1970B0"/>
        </w:rPr>
        <w:t>{{page.titles.month}}</w:t>
      </w:r>
      <w:r w:rsidRPr="006F269E">
        <w:t>:</w:t>
      </w:r>
    </w:p>
    <w:p w14:paraId="0D22B641" w14:textId="77777777" w:rsidR="00C56867" w:rsidRDefault="00C56867" w:rsidP="00C56867">
      <w:r w:rsidRPr="00CE626F">
        <w:rPr>
          <w:noProof/>
          <w:lang w:val="en-AU" w:eastAsia="en-AU"/>
        </w:rPr>
        <w:drawing>
          <wp:inline distT="0" distB="0" distL="0" distR="0" wp14:anchorId="314A497C" wp14:editId="09F1F7C9">
            <wp:extent cx="5731510" cy="20485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48510"/>
                    </a:xfrm>
                    <a:prstGeom prst="rect">
                      <a:avLst/>
                    </a:prstGeom>
                  </pic:spPr>
                </pic:pic>
              </a:graphicData>
            </a:graphic>
          </wp:inline>
        </w:drawing>
      </w:r>
    </w:p>
    <w:p w14:paraId="07B68BCC" w14:textId="77777777" w:rsidR="00C56867" w:rsidRDefault="00C56867" w:rsidP="00C56867">
      <w:r>
        <w:t xml:space="preserve">The final code of our first </w:t>
      </w:r>
      <w:r w:rsidRPr="00A93068">
        <w:rPr>
          <w:rStyle w:val="Hyperlink"/>
          <w:rFonts w:cstheme="minorHAnsi"/>
          <w:color w:val="1970B0"/>
        </w:rPr>
        <w:t>tm1-ui-dbr</w:t>
      </w:r>
      <w:r w:rsidRPr="006F269E">
        <w:rPr>
          <w:bCs/>
          <w:color w:val="FF2B55"/>
        </w:rPr>
        <w:t xml:space="preserve"> </w:t>
      </w:r>
      <w:r>
        <w:t>is:</w:t>
      </w:r>
    </w:p>
    <w:p w14:paraId="011DBCB9" w14:textId="77777777" w:rsidR="00C56867" w:rsidRDefault="00C56867" w:rsidP="00C56867">
      <w:r>
        <w:rPr>
          <w:rStyle w:val="cm-tag"/>
          <w:color w:val="117700"/>
        </w:rPr>
        <w:t>&lt;tm1-ui-dbr</w:t>
      </w:r>
      <w:r>
        <w:t xml:space="preserve">  </w:t>
      </w:r>
      <w:r>
        <w:rPr>
          <w:rStyle w:val="cm-attribute"/>
          <w:color w:val="0000CC"/>
        </w:rPr>
        <w:t>tm1-instance</w:t>
      </w:r>
      <w:r>
        <w:t>=</w:t>
      </w:r>
      <w:r>
        <w:rPr>
          <w:rStyle w:val="cm-string"/>
          <w:color w:val="11AA11"/>
        </w:rPr>
        <w:t>"northwind"</w:t>
      </w:r>
      <w:r>
        <w:t xml:space="preserve"> </w:t>
      </w:r>
    </w:p>
    <w:p w14:paraId="6CDDADBE" w14:textId="77777777" w:rsidR="00C56867" w:rsidRDefault="00C56867" w:rsidP="00C56867">
      <w:r>
        <w:t xml:space="preserve">             </w:t>
      </w:r>
      <w:r>
        <w:rPr>
          <w:rStyle w:val="cm-attribute"/>
          <w:color w:val="0000CC"/>
        </w:rPr>
        <w:t>tm1-cube</w:t>
      </w:r>
      <w:r>
        <w:t>=</w:t>
      </w:r>
      <w:r>
        <w:rPr>
          <w:rStyle w:val="cm-string"/>
          <w:color w:val="11AA11"/>
        </w:rPr>
        <w:t>"Sales"</w:t>
      </w:r>
      <w:r>
        <w:t xml:space="preserve"> </w:t>
      </w:r>
    </w:p>
    <w:p w14:paraId="0F5F3622" w14:textId="77777777" w:rsidR="00C56867" w:rsidRDefault="00C56867" w:rsidP="00C56867">
      <w:r>
        <w:t xml:space="preserve">             </w:t>
      </w:r>
      <w:r>
        <w:rPr>
          <w:rStyle w:val="cm-attribute"/>
          <w:color w:val="0000CC"/>
        </w:rPr>
        <w:t>tm1-elements</w:t>
      </w:r>
      <w:r>
        <w:t>=</w:t>
      </w:r>
      <w:r>
        <w:rPr>
          <w:rStyle w:val="cm-string"/>
          <w:color w:val="11AA11"/>
        </w:rPr>
        <w:t>'</w:t>
      </w:r>
      <w:r w:rsidRPr="006320EA">
        <w:t xml:space="preserve"> </w:t>
      </w:r>
      <w:r w:rsidRPr="006320EA">
        <w:rPr>
          <w:rStyle w:val="cm-string"/>
          <w:color w:val="11AA11"/>
        </w:rPr>
        <w:t>{{</w:t>
      </w:r>
      <w:r>
        <w:rPr>
          <w:rStyle w:val="cm-string"/>
          <w:color w:val="11AA11"/>
        </w:rPr>
        <w:t>page.titles.product</w:t>
      </w:r>
      <w:r w:rsidRPr="006320EA">
        <w:rPr>
          <w:rStyle w:val="cm-string"/>
          <w:color w:val="11AA11"/>
        </w:rPr>
        <w:t>}},"All","All",{{</w:t>
      </w:r>
      <w:r w:rsidRPr="006320EA">
        <w:rPr>
          <w:rStyle w:val="cm-string"/>
          <w:color w:val="11AA11"/>
          <w:highlight w:val="yellow"/>
        </w:rPr>
        <w:t>page.titles.month</w:t>
      </w:r>
      <w:r w:rsidRPr="006320EA">
        <w:rPr>
          <w:rStyle w:val="cm-string"/>
          <w:color w:val="11AA11"/>
        </w:rPr>
        <w:t>}},"Quantity"</w:t>
      </w:r>
      <w:r>
        <w:rPr>
          <w:rStyle w:val="cm-string"/>
          <w:color w:val="11AA11"/>
        </w:rPr>
        <w:t>'</w:t>
      </w:r>
    </w:p>
    <w:p w14:paraId="52AC68C7" w14:textId="77777777" w:rsidR="00C56867" w:rsidRDefault="00C56867" w:rsidP="00C56867">
      <w:r>
        <w:t xml:space="preserve">             </w:t>
      </w:r>
      <w:r>
        <w:rPr>
          <w:rStyle w:val="cm-attribute"/>
          <w:color w:val="0000CC"/>
        </w:rPr>
        <w:t>tm1-default-empty</w:t>
      </w:r>
      <w:r>
        <w:t>=</w:t>
      </w:r>
      <w:r>
        <w:rPr>
          <w:rStyle w:val="cm-string"/>
          <w:color w:val="11AA11"/>
        </w:rPr>
        <w:t>""</w:t>
      </w:r>
    </w:p>
    <w:p w14:paraId="3B3C7D80" w14:textId="77777777" w:rsidR="00C56867" w:rsidRDefault="00C56867" w:rsidP="00C56867">
      <w:r>
        <w:t xml:space="preserve">             </w:t>
      </w:r>
      <w:r>
        <w:rPr>
          <w:rStyle w:val="cm-attribute"/>
          <w:color w:val="0000CC"/>
        </w:rPr>
        <w:t>tm1-data-decimal</w:t>
      </w:r>
      <w:r>
        <w:t>=</w:t>
      </w:r>
      <w:r>
        <w:rPr>
          <w:rStyle w:val="cm-string"/>
          <w:color w:val="11AA11"/>
        </w:rPr>
        <w:t>"0"</w:t>
      </w:r>
      <w:r>
        <w:rPr>
          <w:rStyle w:val="cm-tag"/>
          <w:color w:val="117700"/>
        </w:rPr>
        <w:t>&gt;</w:t>
      </w:r>
    </w:p>
    <w:p w14:paraId="1AA75DDC" w14:textId="77777777" w:rsidR="00C56867" w:rsidRDefault="00C56867" w:rsidP="00C56867">
      <w:pPr>
        <w:rPr>
          <w:rStyle w:val="cm-tag"/>
          <w:color w:val="117700"/>
        </w:rPr>
      </w:pPr>
      <w:r>
        <w:rPr>
          <w:rStyle w:val="cm-tag"/>
          <w:color w:val="117700"/>
        </w:rPr>
        <w:t>&lt;/tm1-ui-dbr&gt;</w:t>
      </w:r>
    </w:p>
    <w:p w14:paraId="21C889E7" w14:textId="77777777" w:rsidR="00C56867" w:rsidRDefault="00C56867" w:rsidP="00C56867">
      <w:r>
        <w:t>Let's save and refresh the dashboard. We can now see that if we click on Q2, the value will be updated:</w:t>
      </w:r>
    </w:p>
    <w:p w14:paraId="255F399D" w14:textId="77777777" w:rsidR="00C56867" w:rsidRDefault="00C56867" w:rsidP="00C56867">
      <w:r w:rsidRPr="00E67480">
        <w:rPr>
          <w:noProof/>
          <w:lang w:val="en-AU" w:eastAsia="en-AU"/>
        </w:rPr>
        <w:drawing>
          <wp:inline distT="0" distB="0" distL="0" distR="0" wp14:anchorId="22BB966A" wp14:editId="1186236C">
            <wp:extent cx="5731510" cy="2183765"/>
            <wp:effectExtent l="0" t="0" r="254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183765"/>
                    </a:xfrm>
                    <a:prstGeom prst="rect">
                      <a:avLst/>
                    </a:prstGeom>
                  </pic:spPr>
                </pic:pic>
              </a:graphicData>
            </a:graphic>
          </wp:inline>
        </w:drawing>
      </w:r>
    </w:p>
    <w:p w14:paraId="5131F594" w14:textId="77777777" w:rsidR="00C56867" w:rsidRDefault="00C56867" w:rsidP="00C56867">
      <w:pPr>
        <w:rPr>
          <w:rFonts w:asciiTheme="majorHAnsi" w:eastAsiaTheme="majorEastAsia" w:hAnsiTheme="majorHAnsi" w:cstheme="majorBidi"/>
          <w:b/>
          <w:color w:val="A7A9AC"/>
          <w:sz w:val="32"/>
          <w:szCs w:val="26"/>
        </w:rPr>
      </w:pPr>
      <w:r>
        <w:br w:type="page"/>
      </w:r>
    </w:p>
    <w:p w14:paraId="04A71BCA" w14:textId="77777777" w:rsidR="00C56867" w:rsidRDefault="00C56867" w:rsidP="00C56867">
      <w:pPr>
        <w:pStyle w:val="Heading2"/>
      </w:pPr>
      <w:bookmarkStart w:id="24" w:name="_Toc464562751"/>
      <w:bookmarkStart w:id="25" w:name="_Toc464673467"/>
      <w:r>
        <w:lastRenderedPageBreak/>
        <w:t>Update the 2 others "VALUE" fields</w:t>
      </w:r>
      <w:bookmarkEnd w:id="24"/>
      <w:bookmarkEnd w:id="25"/>
    </w:p>
    <w:p w14:paraId="19E1D2E0" w14:textId="77777777" w:rsidR="00C56867" w:rsidRPr="006320EA" w:rsidRDefault="00C56867" w:rsidP="00C56867"/>
    <w:p w14:paraId="0763A196" w14:textId="77777777" w:rsidR="00C56867" w:rsidRDefault="00C56867" w:rsidP="00C56867">
      <w:r>
        <w:t>Now we need to update the others "Value" field, instead of generating from scratch the</w:t>
      </w:r>
      <w:r>
        <w:rPr>
          <w:rStyle w:val="apple-converted-space"/>
          <w:rFonts w:ascii="adobe-garamond-pro" w:hAnsi="adobe-garamond-pro"/>
          <w:sz w:val="27"/>
          <w:szCs w:val="27"/>
        </w:rPr>
        <w:t> </w:t>
      </w:r>
      <w:r w:rsidRPr="00A93068">
        <w:rPr>
          <w:rStyle w:val="Hyperlink"/>
          <w:rFonts w:cstheme="minorHAnsi"/>
          <w:color w:val="1970B0"/>
        </w:rPr>
        <w:t>DBR</w:t>
      </w:r>
      <w:r>
        <w:rPr>
          <w:rStyle w:val="apple-converted-space"/>
          <w:rFonts w:ascii="adobe-garamond-pro" w:hAnsi="adobe-garamond-pro"/>
          <w:sz w:val="27"/>
          <w:szCs w:val="27"/>
        </w:rPr>
        <w:t> </w:t>
      </w:r>
      <w:r>
        <w:t>we're going to replace the other "Value" with the</w:t>
      </w:r>
      <w:r>
        <w:rPr>
          <w:rStyle w:val="apple-converted-space"/>
          <w:rFonts w:ascii="adobe-garamond-pro" w:hAnsi="adobe-garamond-pro"/>
          <w:sz w:val="27"/>
          <w:szCs w:val="27"/>
        </w:rPr>
        <w:t> </w:t>
      </w:r>
      <w:r w:rsidRPr="00A93068">
        <w:rPr>
          <w:rStyle w:val="Hyperlink"/>
          <w:rFonts w:cstheme="minorHAnsi"/>
          <w:color w:val="1970B0"/>
        </w:rPr>
        <w:t>DBR</w:t>
      </w:r>
      <w:r>
        <w:t> just created:</w:t>
      </w:r>
    </w:p>
    <w:p w14:paraId="143AB28A" w14:textId="77777777" w:rsidR="00C56867" w:rsidRDefault="00C56867" w:rsidP="00565827">
      <w:pPr>
        <w:jc w:val="center"/>
      </w:pPr>
      <w:r w:rsidRPr="00CE626F">
        <w:rPr>
          <w:noProof/>
          <w:lang w:val="en-AU" w:eastAsia="en-AU"/>
        </w:rPr>
        <w:drawing>
          <wp:inline distT="0" distB="0" distL="0" distR="0" wp14:anchorId="6209A193" wp14:editId="1614367E">
            <wp:extent cx="4453614" cy="316628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58751" cy="3169932"/>
                    </a:xfrm>
                    <a:prstGeom prst="rect">
                      <a:avLst/>
                    </a:prstGeom>
                  </pic:spPr>
                </pic:pic>
              </a:graphicData>
            </a:graphic>
          </wp:inline>
        </w:drawing>
      </w:r>
    </w:p>
    <w:p w14:paraId="2B347EE4" w14:textId="77777777" w:rsidR="00565827" w:rsidRDefault="00C56867" w:rsidP="00C56867">
      <w:pPr>
        <w:rPr>
          <w:noProof/>
          <w:lang w:eastAsia="en-AU"/>
        </w:rPr>
      </w:pPr>
      <w:r>
        <w:t>So just copy the first</w:t>
      </w:r>
      <w:r>
        <w:rPr>
          <w:rStyle w:val="apple-converted-space"/>
          <w:rFonts w:ascii="adobe-garamond-pro" w:hAnsi="adobe-garamond-pro"/>
          <w:sz w:val="27"/>
          <w:szCs w:val="27"/>
        </w:rPr>
        <w:t> </w:t>
      </w:r>
      <w:r w:rsidRPr="00A93068">
        <w:rPr>
          <w:rStyle w:val="Hyperlink"/>
          <w:rFonts w:cstheme="minorHAnsi"/>
          <w:color w:val="1970B0"/>
        </w:rPr>
        <w:t>DBR</w:t>
      </w:r>
      <w:r>
        <w:rPr>
          <w:rStyle w:val="apple-converted-space"/>
          <w:rFonts w:ascii="adobe-garamond-pro" w:hAnsi="adobe-garamond-pro"/>
          <w:sz w:val="27"/>
          <w:szCs w:val="27"/>
        </w:rPr>
        <w:t> </w:t>
      </w:r>
      <w:r>
        <w:t>and paste it on the second Value. Do not forget to replace the</w:t>
      </w:r>
      <w:r>
        <w:rPr>
          <w:rStyle w:val="apple-converted-space"/>
          <w:rFonts w:ascii="adobe-garamond-pro" w:hAnsi="adobe-garamond-pro"/>
          <w:sz w:val="27"/>
          <w:szCs w:val="27"/>
        </w:rPr>
        <w:t> </w:t>
      </w:r>
      <w:r w:rsidRPr="00A93068">
        <w:rPr>
          <w:rStyle w:val="Hyperlink"/>
          <w:rFonts w:cstheme="minorHAnsi"/>
          <w:color w:val="1970B0"/>
        </w:rPr>
        <w:t>"UnitPrice"</w:t>
      </w:r>
      <w:r>
        <w:rPr>
          <w:rStyle w:val="apple-converted-space"/>
          <w:rFonts w:ascii="adobe-garamond-pro" w:hAnsi="adobe-garamond-pro"/>
          <w:sz w:val="27"/>
          <w:szCs w:val="27"/>
        </w:rPr>
        <w:t> </w:t>
      </w:r>
      <w:r>
        <w:t>by the corresponding Measure:</w:t>
      </w:r>
      <w:r w:rsidRPr="00057FCF">
        <w:rPr>
          <w:noProof/>
          <w:lang w:eastAsia="en-AU"/>
        </w:rPr>
        <w:t xml:space="preserve"> </w:t>
      </w:r>
    </w:p>
    <w:p w14:paraId="2AE010B5" w14:textId="48922F7C" w:rsidR="00C56867" w:rsidRDefault="00C56867" w:rsidP="00565827">
      <w:pPr>
        <w:jc w:val="center"/>
      </w:pPr>
      <w:r w:rsidRPr="00057FCF">
        <w:rPr>
          <w:noProof/>
          <w:lang w:val="en-AU" w:eastAsia="en-AU"/>
        </w:rPr>
        <w:drawing>
          <wp:inline distT="0" distB="0" distL="0" distR="0" wp14:anchorId="5D85094A" wp14:editId="0CDBB519">
            <wp:extent cx="4601202" cy="2756847"/>
            <wp:effectExtent l="0" t="0" r="952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07196" cy="2760438"/>
                    </a:xfrm>
                    <a:prstGeom prst="rect">
                      <a:avLst/>
                    </a:prstGeom>
                  </pic:spPr>
                </pic:pic>
              </a:graphicData>
            </a:graphic>
          </wp:inline>
        </w:drawing>
      </w:r>
    </w:p>
    <w:p w14:paraId="70EDA88C" w14:textId="77777777" w:rsidR="00C56867" w:rsidRDefault="00C56867" w:rsidP="00C56867"/>
    <w:p w14:paraId="0AA340BB" w14:textId="77777777" w:rsidR="00565827" w:rsidRDefault="00565827" w:rsidP="00C56867"/>
    <w:p w14:paraId="6867F6EC" w14:textId="2EF5113E" w:rsidR="00C56867" w:rsidRDefault="00C56867" w:rsidP="00C56867">
      <w:r>
        <w:t>For the third Value we want to see the</w:t>
      </w:r>
      <w:r>
        <w:rPr>
          <w:rStyle w:val="apple-converted-space"/>
          <w:rFonts w:ascii="adobe-garamond-pro" w:hAnsi="adobe-garamond-pro"/>
          <w:sz w:val="27"/>
          <w:szCs w:val="27"/>
        </w:rPr>
        <w:t> </w:t>
      </w:r>
      <w:r w:rsidRPr="00A93068">
        <w:rPr>
          <w:rStyle w:val="Hyperlink"/>
          <w:rFonts w:cstheme="minorHAnsi"/>
          <w:color w:val="1970B0"/>
        </w:rPr>
        <w:t>"Revenue"</w:t>
      </w:r>
      <w:r>
        <w:rPr>
          <w:rStyle w:val="apple-converted-space"/>
          <w:rFonts w:ascii="adobe-garamond-pro" w:hAnsi="adobe-garamond-pro"/>
          <w:sz w:val="27"/>
          <w:szCs w:val="27"/>
        </w:rPr>
        <w:t> </w:t>
      </w:r>
      <w:r>
        <w:t>value:</w:t>
      </w:r>
    </w:p>
    <w:p w14:paraId="7778A382" w14:textId="77777777" w:rsidR="00C56867" w:rsidRDefault="00C56867" w:rsidP="00565827">
      <w:pPr>
        <w:jc w:val="center"/>
      </w:pPr>
      <w:r w:rsidRPr="00057FCF">
        <w:rPr>
          <w:noProof/>
          <w:lang w:val="en-AU" w:eastAsia="en-AU"/>
        </w:rPr>
        <w:drawing>
          <wp:inline distT="0" distB="0" distL="0" distR="0" wp14:anchorId="60BB5C07" wp14:editId="19C0DFAE">
            <wp:extent cx="4681182" cy="2854038"/>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8942" cy="2858769"/>
                    </a:xfrm>
                    <a:prstGeom prst="rect">
                      <a:avLst/>
                    </a:prstGeom>
                  </pic:spPr>
                </pic:pic>
              </a:graphicData>
            </a:graphic>
          </wp:inline>
        </w:drawing>
      </w:r>
    </w:p>
    <w:p w14:paraId="6A25A204" w14:textId="77777777" w:rsidR="00C56867" w:rsidRDefault="00C56867" w:rsidP="00C56867"/>
    <w:p w14:paraId="40C573F5" w14:textId="77777777" w:rsidR="00C56867" w:rsidRDefault="00C56867" w:rsidP="00C56867"/>
    <w:p w14:paraId="71FE452F" w14:textId="77777777" w:rsidR="00C56867" w:rsidRDefault="00C56867" w:rsidP="00C56867">
      <w:r>
        <w:t>Save and refresh the dashboard, and now you can see that all 3 “Value” fields have been replaced with TM1 values:</w:t>
      </w:r>
    </w:p>
    <w:p w14:paraId="42B10B58" w14:textId="77777777" w:rsidR="00C56867" w:rsidRDefault="00C56867" w:rsidP="00C56867">
      <w:r w:rsidRPr="004D10E0">
        <w:rPr>
          <w:noProof/>
          <w:lang w:val="en-AU" w:eastAsia="en-AU"/>
        </w:rPr>
        <w:drawing>
          <wp:inline distT="0" distB="0" distL="0" distR="0" wp14:anchorId="6AB7BB3C" wp14:editId="2596E043">
            <wp:extent cx="5731510" cy="210439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104390"/>
                    </a:xfrm>
                    <a:prstGeom prst="rect">
                      <a:avLst/>
                    </a:prstGeom>
                  </pic:spPr>
                </pic:pic>
              </a:graphicData>
            </a:graphic>
          </wp:inline>
        </w:drawing>
      </w:r>
    </w:p>
    <w:p w14:paraId="1D0CFEC5" w14:textId="77777777" w:rsidR="00C56867" w:rsidRDefault="00C56867" w:rsidP="00C56867">
      <w:pPr>
        <w:rPr>
          <w:rFonts w:asciiTheme="majorHAnsi" w:eastAsiaTheme="majorEastAsia" w:hAnsiTheme="majorHAnsi" w:cstheme="majorBidi"/>
          <w:b/>
          <w:color w:val="6D6E71"/>
          <w:sz w:val="36"/>
          <w:szCs w:val="32"/>
        </w:rPr>
      </w:pPr>
      <w:r>
        <w:br w:type="page"/>
      </w:r>
    </w:p>
    <w:p w14:paraId="16969034" w14:textId="77777777" w:rsidR="00C56867" w:rsidRDefault="00C56867" w:rsidP="00C56867">
      <w:pPr>
        <w:pStyle w:val="Heading1"/>
        <w:rPr>
          <w:sz w:val="48"/>
          <w:szCs w:val="48"/>
        </w:rPr>
      </w:pPr>
      <w:bookmarkStart w:id="26" w:name="_Toc464562752"/>
      <w:bookmarkStart w:id="27" w:name="_Toc464673468"/>
      <w:r>
        <w:lastRenderedPageBreak/>
        <w:t>Table</w:t>
      </w:r>
      <w:bookmarkEnd w:id="26"/>
      <w:bookmarkEnd w:id="27"/>
    </w:p>
    <w:p w14:paraId="2926DD0E" w14:textId="77777777" w:rsidR="00C56867" w:rsidRDefault="00C56867" w:rsidP="00C56867"/>
    <w:p w14:paraId="52FB2479" w14:textId="77777777" w:rsidR="00C56867" w:rsidRDefault="00C56867" w:rsidP="00C56867">
      <w:r>
        <w:t>Now let's move to the table section:</w:t>
      </w:r>
    </w:p>
    <w:p w14:paraId="07B30D41" w14:textId="77777777" w:rsidR="00C56867" w:rsidRDefault="00C56867" w:rsidP="00C56867">
      <w:r w:rsidRPr="00E57362">
        <w:rPr>
          <w:noProof/>
          <w:lang w:val="en-AU" w:eastAsia="en-AU"/>
        </w:rPr>
        <w:drawing>
          <wp:inline distT="0" distB="0" distL="0" distR="0" wp14:anchorId="282640A9" wp14:editId="5E8B5076">
            <wp:extent cx="5731510" cy="2186940"/>
            <wp:effectExtent l="0" t="0" r="254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86940"/>
                    </a:xfrm>
                    <a:prstGeom prst="rect">
                      <a:avLst/>
                    </a:prstGeom>
                  </pic:spPr>
                </pic:pic>
              </a:graphicData>
            </a:graphic>
          </wp:inline>
        </w:drawing>
      </w:r>
    </w:p>
    <w:p w14:paraId="7B101B2D" w14:textId="77777777" w:rsidR="00C56867" w:rsidRDefault="00C56867" w:rsidP="00C56867">
      <w:r>
        <w:t xml:space="preserve">Similar as an </w:t>
      </w:r>
      <w:r w:rsidRPr="00A93068">
        <w:rPr>
          <w:rStyle w:val="Hyperlink"/>
          <w:rFonts w:cstheme="minorHAnsi"/>
          <w:color w:val="1970B0"/>
        </w:rPr>
        <w:t>Active Form</w:t>
      </w:r>
      <w:r>
        <w:t xml:space="preserve">, we're going to define a list which will then drive our </w:t>
      </w:r>
      <w:r w:rsidRPr="00A93068">
        <w:rPr>
          <w:rStyle w:val="Hyperlink"/>
          <w:rFonts w:cstheme="minorHAnsi"/>
          <w:color w:val="1970B0"/>
        </w:rPr>
        <w:t>row set</w:t>
      </w:r>
      <w:r>
        <w:t>, the column headings will be Quantity, UnitPrice and Revenue.</w:t>
      </w:r>
    </w:p>
    <w:p w14:paraId="7F7A49B4" w14:textId="77777777" w:rsidR="00565827" w:rsidRDefault="00C56867" w:rsidP="00565827">
      <w:r>
        <w:t>We can see the Table section in the</w:t>
      </w:r>
      <w:r>
        <w:rPr>
          <w:rStyle w:val="apple-converted-space"/>
          <w:rFonts w:ascii="adobe-garamond-pro" w:hAnsi="adobe-garamond-pro"/>
          <w:sz w:val="27"/>
          <w:szCs w:val="27"/>
        </w:rPr>
        <w:t> </w:t>
      </w:r>
      <w:r w:rsidRPr="00A93068">
        <w:rPr>
          <w:rStyle w:val="Hyperlink"/>
          <w:rFonts w:cstheme="minorHAnsi"/>
          <w:color w:val="1970B0"/>
        </w:rPr>
        <w:t>Source Editor</w:t>
      </w:r>
      <w:r>
        <w:t>:</w:t>
      </w:r>
    </w:p>
    <w:p w14:paraId="33EF7FC4" w14:textId="66950F56" w:rsidR="00C56867" w:rsidRDefault="00C56867" w:rsidP="00565827">
      <w:pPr>
        <w:jc w:val="center"/>
      </w:pPr>
      <w:r w:rsidRPr="004E67A7">
        <w:rPr>
          <w:noProof/>
          <w:lang w:val="en-AU" w:eastAsia="en-AU"/>
        </w:rPr>
        <w:lastRenderedPageBreak/>
        <w:drawing>
          <wp:inline distT="0" distB="0" distL="0" distR="0" wp14:anchorId="219A9A22" wp14:editId="73746ABA">
            <wp:extent cx="4585648" cy="4296057"/>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9759" cy="4328014"/>
                    </a:xfrm>
                    <a:prstGeom prst="rect">
                      <a:avLst/>
                    </a:prstGeom>
                  </pic:spPr>
                </pic:pic>
              </a:graphicData>
            </a:graphic>
          </wp:inline>
        </w:drawing>
      </w:r>
    </w:p>
    <w:p w14:paraId="060543C5" w14:textId="77777777" w:rsidR="00C56867" w:rsidRDefault="00C56867" w:rsidP="00C56867">
      <w:r>
        <w:t>HTML table basics:</w:t>
      </w:r>
    </w:p>
    <w:p w14:paraId="13058D93" w14:textId="77777777" w:rsidR="00C56867" w:rsidRDefault="00C56867" w:rsidP="00C56867">
      <w:pPr>
        <w:pStyle w:val="ListParagraph"/>
        <w:numPr>
          <w:ilvl w:val="0"/>
          <w:numId w:val="18"/>
        </w:numPr>
        <w:spacing w:before="0" w:after="160"/>
      </w:pPr>
      <w:r w:rsidRPr="00A93068">
        <w:rPr>
          <w:rStyle w:val="Hyperlink"/>
          <w:rFonts w:cstheme="minorHAnsi"/>
          <w:color w:val="1970B0"/>
        </w:rPr>
        <w:t>&lt;tr&gt;&lt;/tr&gt;</w:t>
      </w:r>
      <w:r>
        <w:t xml:space="preserve"> define a row.</w:t>
      </w:r>
    </w:p>
    <w:p w14:paraId="5714EBEF" w14:textId="77777777" w:rsidR="00C56867" w:rsidRDefault="00C56867" w:rsidP="00C56867">
      <w:pPr>
        <w:pStyle w:val="ListParagraph"/>
        <w:numPr>
          <w:ilvl w:val="0"/>
          <w:numId w:val="18"/>
        </w:numPr>
        <w:spacing w:before="0" w:after="160"/>
      </w:pPr>
      <w:r w:rsidRPr="00A93068">
        <w:rPr>
          <w:rStyle w:val="Hyperlink"/>
          <w:rFonts w:cstheme="minorHAnsi"/>
          <w:color w:val="1970B0"/>
        </w:rPr>
        <w:t>&lt;th&gt;&lt;/th&gt;</w:t>
      </w:r>
      <w:r>
        <w:t xml:space="preserve"> define table header</w:t>
      </w:r>
    </w:p>
    <w:p w14:paraId="58AC1E1E" w14:textId="77777777" w:rsidR="00C56867" w:rsidRDefault="00C56867" w:rsidP="00C56867">
      <w:pPr>
        <w:pStyle w:val="ListParagraph"/>
        <w:numPr>
          <w:ilvl w:val="0"/>
          <w:numId w:val="18"/>
        </w:numPr>
        <w:spacing w:before="0" w:after="160"/>
      </w:pPr>
      <w:r w:rsidRPr="00A93068">
        <w:rPr>
          <w:rStyle w:val="Hyperlink"/>
          <w:rFonts w:cstheme="minorHAnsi"/>
          <w:color w:val="1970B0"/>
        </w:rPr>
        <w:t>&lt;td&gt;&lt;/td&gt;</w:t>
      </w:r>
      <w:r>
        <w:t xml:space="preserve"> define a column</w:t>
      </w:r>
    </w:p>
    <w:p w14:paraId="5E0C4D1F" w14:textId="77777777" w:rsidR="00C56867" w:rsidRDefault="00C56867" w:rsidP="00C56867">
      <w:pPr>
        <w:rPr>
          <w:rFonts w:asciiTheme="majorHAnsi" w:eastAsiaTheme="majorEastAsia" w:hAnsiTheme="majorHAnsi" w:cstheme="majorBidi"/>
          <w:b/>
          <w:color w:val="A7A9AC"/>
          <w:sz w:val="32"/>
          <w:szCs w:val="26"/>
        </w:rPr>
      </w:pPr>
      <w:r>
        <w:t>We can see above in Orange, the first row is our headers, and the second row in Yellow have empty columns.</w:t>
      </w:r>
    </w:p>
    <w:p w14:paraId="18F79181" w14:textId="77777777" w:rsidR="00C56867" w:rsidRDefault="00C56867" w:rsidP="00C56867">
      <w:pPr>
        <w:pStyle w:val="Heading2"/>
      </w:pPr>
      <w:bookmarkStart w:id="28" w:name="_Toc464562753"/>
      <w:bookmarkStart w:id="29" w:name="_Toc464673469"/>
      <w:r>
        <w:t>Create the rowset</w:t>
      </w:r>
      <w:bookmarkEnd w:id="28"/>
      <w:bookmarkEnd w:id="29"/>
    </w:p>
    <w:p w14:paraId="6C95C346" w14:textId="77777777" w:rsidR="00C56867" w:rsidRPr="004E67A7" w:rsidRDefault="00C56867" w:rsidP="00C56867"/>
    <w:p w14:paraId="48714439" w14:textId="77777777" w:rsidR="00C56867" w:rsidRDefault="00C56867" w:rsidP="00C56867">
      <w:r>
        <w:t>The first thing we need to do is to create the set of Regions which will drive the rows. In this example we're going to use the</w:t>
      </w:r>
      <w:r>
        <w:rPr>
          <w:rStyle w:val="apple-converted-space"/>
          <w:rFonts w:ascii="adobe-garamond-pro" w:hAnsi="adobe-garamond-pro"/>
          <w:sz w:val="27"/>
          <w:szCs w:val="27"/>
        </w:rPr>
        <w:t> </w:t>
      </w:r>
      <w:r w:rsidRPr="00A93068">
        <w:rPr>
          <w:rStyle w:val="Hyperlink"/>
          <w:rFonts w:cstheme="minorHAnsi"/>
          <w:color w:val="1970B0"/>
        </w:rPr>
        <w:t>tm1-ui-element-list</w:t>
      </w:r>
      <w:r>
        <w:t>:</w:t>
      </w:r>
    </w:p>
    <w:p w14:paraId="3C5318D9" w14:textId="77777777" w:rsidR="00C56867" w:rsidRPr="00C44CB2" w:rsidRDefault="00C56867" w:rsidP="00C56867">
      <w:pPr>
        <w:rPr>
          <w:lang w:val="fr-FR"/>
        </w:rPr>
      </w:pPr>
      <w:r w:rsidRPr="00C44CB2">
        <w:rPr>
          <w:rStyle w:val="cm-tag"/>
          <w:color w:val="117700"/>
          <w:lang w:val="fr-FR"/>
        </w:rPr>
        <w:t>&lt;tm1-ui-element-list</w:t>
      </w:r>
      <w:r w:rsidRPr="00C44CB2">
        <w:rPr>
          <w:lang w:val="fr-FR"/>
        </w:rPr>
        <w:t xml:space="preserve"> </w:t>
      </w:r>
    </w:p>
    <w:p w14:paraId="5AED0403" w14:textId="77777777" w:rsidR="00C56867" w:rsidRPr="00C44CB2" w:rsidRDefault="00C56867" w:rsidP="00C56867">
      <w:pPr>
        <w:rPr>
          <w:lang w:val="fr-FR"/>
        </w:rPr>
      </w:pPr>
      <w:r w:rsidRPr="00C44CB2">
        <w:rPr>
          <w:lang w:val="fr-FR"/>
        </w:rPr>
        <w:t xml:space="preserve">          </w:t>
      </w:r>
      <w:r w:rsidRPr="00C44CB2">
        <w:rPr>
          <w:rStyle w:val="cm-attribute"/>
          <w:color w:val="0000CC"/>
          <w:lang w:val="fr-FR"/>
        </w:rPr>
        <w:t>tm1-instance</w:t>
      </w:r>
      <w:r w:rsidRPr="00C44CB2">
        <w:rPr>
          <w:lang w:val="fr-FR"/>
        </w:rPr>
        <w:t>=</w:t>
      </w:r>
      <w:r w:rsidRPr="00C44CB2">
        <w:rPr>
          <w:rStyle w:val="cm-string"/>
          <w:color w:val="11AA11"/>
          <w:lang w:val="fr-FR"/>
        </w:rPr>
        <w:t>" "</w:t>
      </w:r>
      <w:r w:rsidRPr="00C44CB2">
        <w:rPr>
          <w:lang w:val="fr-FR"/>
        </w:rPr>
        <w:t xml:space="preserve"> </w:t>
      </w:r>
    </w:p>
    <w:p w14:paraId="51BFD65C" w14:textId="77777777" w:rsidR="00C56867" w:rsidRPr="00C44CB2" w:rsidRDefault="00C56867" w:rsidP="00C56867">
      <w:pPr>
        <w:rPr>
          <w:lang w:val="fr-FR"/>
        </w:rPr>
      </w:pPr>
      <w:r w:rsidRPr="00C44CB2">
        <w:rPr>
          <w:lang w:val="fr-FR"/>
        </w:rPr>
        <w:t xml:space="preserve">          </w:t>
      </w:r>
      <w:r w:rsidRPr="00C44CB2">
        <w:rPr>
          <w:rStyle w:val="cm-attribute"/>
          <w:color w:val="0000CC"/>
          <w:lang w:val="fr-FR"/>
        </w:rPr>
        <w:t>tm1-dimension</w:t>
      </w:r>
      <w:r w:rsidRPr="00C44CB2">
        <w:rPr>
          <w:lang w:val="fr-FR"/>
        </w:rPr>
        <w:t>=</w:t>
      </w:r>
      <w:r w:rsidRPr="00C44CB2">
        <w:rPr>
          <w:rStyle w:val="cm-string"/>
          <w:color w:val="11AA11"/>
          <w:lang w:val="fr-FR"/>
        </w:rPr>
        <w:t>" "</w:t>
      </w:r>
      <w:r w:rsidRPr="00C44CB2">
        <w:rPr>
          <w:lang w:val="fr-FR"/>
        </w:rPr>
        <w:t xml:space="preserve"> </w:t>
      </w:r>
    </w:p>
    <w:p w14:paraId="478F5725" w14:textId="77777777" w:rsidR="00C56867" w:rsidRDefault="00C56867" w:rsidP="00C56867">
      <w:r w:rsidRPr="00C44CB2">
        <w:rPr>
          <w:lang w:val="fr-FR"/>
        </w:rPr>
        <w:t xml:space="preserve">          </w:t>
      </w:r>
      <w:r>
        <w:rPr>
          <w:rStyle w:val="cm-attribute"/>
          <w:color w:val="0000CC"/>
        </w:rPr>
        <w:t>tm1-subset</w:t>
      </w:r>
      <w:r>
        <w:t>=</w:t>
      </w:r>
      <w:r>
        <w:rPr>
          <w:rStyle w:val="cm-string"/>
          <w:color w:val="11AA11"/>
        </w:rPr>
        <w:t>" "</w:t>
      </w:r>
      <w:r>
        <w:t xml:space="preserve"> </w:t>
      </w:r>
    </w:p>
    <w:p w14:paraId="610F0A78" w14:textId="77777777" w:rsidR="00C56867" w:rsidRDefault="00C56867" w:rsidP="00C56867">
      <w:r>
        <w:lastRenderedPageBreak/>
        <w:t xml:space="preserve">          </w:t>
      </w:r>
      <w:r>
        <w:rPr>
          <w:rStyle w:val="cm-attribute"/>
          <w:color w:val="0000CC"/>
        </w:rPr>
        <w:t>ng-model</w:t>
      </w:r>
      <w:r>
        <w:t>=</w:t>
      </w:r>
      <w:r>
        <w:rPr>
          <w:rStyle w:val="cm-string"/>
          <w:color w:val="11AA11"/>
        </w:rPr>
        <w:t>" "</w:t>
      </w:r>
      <w:r>
        <w:rPr>
          <w:rStyle w:val="cm-tag"/>
          <w:color w:val="117700"/>
        </w:rPr>
        <w:t>&gt;</w:t>
      </w:r>
    </w:p>
    <w:p w14:paraId="19118A3E" w14:textId="77777777" w:rsidR="00C56867" w:rsidRDefault="00C56867" w:rsidP="00C56867">
      <w:pPr>
        <w:rPr>
          <w:rFonts w:ascii="Courier New" w:hAnsi="Courier New"/>
        </w:rPr>
      </w:pPr>
      <w:r>
        <w:rPr>
          <w:rStyle w:val="cm-tag"/>
          <w:color w:val="117700"/>
        </w:rPr>
        <w:t>&lt;/tm1-ui-element-list&gt;</w:t>
      </w:r>
    </w:p>
    <w:p w14:paraId="50F12E89" w14:textId="77777777" w:rsidR="00C56867" w:rsidRDefault="00C56867" w:rsidP="00C56867">
      <w:r>
        <w:t>Copy the code and paste it just below</w:t>
      </w:r>
      <w:r>
        <w:rPr>
          <w:rStyle w:val="apple-converted-space"/>
          <w:rFonts w:ascii="adobe-garamond-pro" w:hAnsi="adobe-garamond-pro"/>
          <w:sz w:val="27"/>
          <w:szCs w:val="27"/>
        </w:rPr>
        <w:t> </w:t>
      </w:r>
      <w:r w:rsidRPr="00FF0A1C">
        <w:rPr>
          <w:rStyle w:val="Hyperlink"/>
          <w:rFonts w:cstheme="minorHAnsi"/>
          <w:color w:val="1970B0"/>
        </w:rPr>
        <w:t>&lt;div class="row"&gt;:</w:t>
      </w:r>
    </w:p>
    <w:p w14:paraId="4F931895" w14:textId="77777777" w:rsidR="00C56867" w:rsidRDefault="00C56867" w:rsidP="00C56867">
      <w:r w:rsidRPr="00CF4F2F">
        <w:rPr>
          <w:noProof/>
          <w:lang w:val="en-AU" w:eastAsia="en-AU"/>
        </w:rPr>
        <w:drawing>
          <wp:inline distT="0" distB="0" distL="0" distR="0" wp14:anchorId="0238EFEA" wp14:editId="5D5892FD">
            <wp:extent cx="5731510" cy="37433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743325"/>
                    </a:xfrm>
                    <a:prstGeom prst="rect">
                      <a:avLst/>
                    </a:prstGeom>
                  </pic:spPr>
                </pic:pic>
              </a:graphicData>
            </a:graphic>
          </wp:inline>
        </w:drawing>
      </w:r>
    </w:p>
    <w:p w14:paraId="2BB7A2F0" w14:textId="77777777" w:rsidR="00C56867" w:rsidRDefault="00C56867" w:rsidP="00C56867">
      <w:r>
        <w:t>Let's update parameters:</w:t>
      </w:r>
    </w:p>
    <w:p w14:paraId="3EF2A449" w14:textId="77777777" w:rsidR="00C56867" w:rsidRDefault="00C56867" w:rsidP="00C56867">
      <w:pPr>
        <w:pStyle w:val="ListParagraph"/>
        <w:numPr>
          <w:ilvl w:val="0"/>
          <w:numId w:val="18"/>
        </w:numPr>
        <w:spacing w:before="0" w:after="160"/>
      </w:pPr>
      <w:r>
        <w:t>tm1-instance: northwind</w:t>
      </w:r>
    </w:p>
    <w:p w14:paraId="7D9548DA" w14:textId="77777777" w:rsidR="00C56867" w:rsidRDefault="00C56867" w:rsidP="00C56867">
      <w:pPr>
        <w:pStyle w:val="ListParagraph"/>
        <w:numPr>
          <w:ilvl w:val="0"/>
          <w:numId w:val="18"/>
        </w:numPr>
        <w:spacing w:before="0" w:after="160"/>
      </w:pPr>
      <w:r>
        <w:t>tm1-dimension: Customers</w:t>
      </w:r>
    </w:p>
    <w:p w14:paraId="6318C635" w14:textId="77777777" w:rsidR="00C56867" w:rsidRDefault="00C56867" w:rsidP="00C56867">
      <w:pPr>
        <w:pStyle w:val="ListParagraph"/>
        <w:numPr>
          <w:ilvl w:val="0"/>
          <w:numId w:val="18"/>
        </w:numPr>
        <w:spacing w:before="0" w:after="160"/>
      </w:pPr>
      <w:r>
        <w:t>tm1-subset: All Customers</w:t>
      </w:r>
    </w:p>
    <w:p w14:paraId="4878D890" w14:textId="77777777" w:rsidR="00C56867" w:rsidRDefault="00C56867" w:rsidP="00C56867">
      <w:pPr>
        <w:pStyle w:val="ListParagraph"/>
        <w:numPr>
          <w:ilvl w:val="0"/>
          <w:numId w:val="18"/>
        </w:numPr>
        <w:spacing w:before="0" w:after="160"/>
      </w:pPr>
      <w:r>
        <w:t>ng-model: page.regions</w:t>
      </w:r>
    </w:p>
    <w:p w14:paraId="5F18E912" w14:textId="77777777" w:rsidR="00C56867" w:rsidRDefault="00C56867" w:rsidP="00C56867">
      <w:r w:rsidRPr="003840FC">
        <w:rPr>
          <w:noProof/>
          <w:lang w:val="en-AU" w:eastAsia="en-AU"/>
        </w:rPr>
        <w:lastRenderedPageBreak/>
        <w:drawing>
          <wp:inline distT="0" distB="0" distL="0" distR="0" wp14:anchorId="2A0BC97B" wp14:editId="213D4ECC">
            <wp:extent cx="5731510" cy="4200525"/>
            <wp:effectExtent l="0" t="0" r="254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200525"/>
                    </a:xfrm>
                    <a:prstGeom prst="rect">
                      <a:avLst/>
                    </a:prstGeom>
                  </pic:spPr>
                </pic:pic>
              </a:graphicData>
            </a:graphic>
          </wp:inline>
        </w:drawing>
      </w:r>
    </w:p>
    <w:p w14:paraId="59B252CB" w14:textId="77777777" w:rsidR="00C56867" w:rsidRDefault="00C56867" w:rsidP="00C56867">
      <w:r>
        <w:rPr>
          <w:rStyle w:val="cm-tag"/>
          <w:color w:val="117700"/>
        </w:rPr>
        <w:t>&lt;tm1-ui-element-list</w:t>
      </w:r>
      <w:r>
        <w:t xml:space="preserve"> </w:t>
      </w:r>
    </w:p>
    <w:p w14:paraId="291F2E3C" w14:textId="77777777" w:rsidR="00C56867" w:rsidRDefault="00C56867" w:rsidP="00C56867">
      <w:r>
        <w:t xml:space="preserve">          </w:t>
      </w:r>
      <w:r>
        <w:rPr>
          <w:rStyle w:val="cm-attribute"/>
          <w:color w:val="0000CC"/>
        </w:rPr>
        <w:t>tm1-instance</w:t>
      </w:r>
      <w:r>
        <w:t>=</w:t>
      </w:r>
      <w:r>
        <w:rPr>
          <w:rStyle w:val="cm-string"/>
          <w:color w:val="11AA11"/>
        </w:rPr>
        <w:t>"northwind"</w:t>
      </w:r>
      <w:r>
        <w:t xml:space="preserve"> </w:t>
      </w:r>
    </w:p>
    <w:p w14:paraId="2C3D6A45" w14:textId="77777777" w:rsidR="00C56867" w:rsidRDefault="00C56867" w:rsidP="00C56867">
      <w:r>
        <w:t xml:space="preserve">          </w:t>
      </w:r>
      <w:r>
        <w:rPr>
          <w:rStyle w:val="cm-attribute"/>
          <w:color w:val="0000CC"/>
        </w:rPr>
        <w:t>tm1-dimension</w:t>
      </w:r>
      <w:r>
        <w:t>=</w:t>
      </w:r>
      <w:r>
        <w:rPr>
          <w:rStyle w:val="cm-string"/>
          <w:color w:val="11AA11"/>
        </w:rPr>
        <w:t>"Customers"</w:t>
      </w:r>
      <w:r>
        <w:t xml:space="preserve"> </w:t>
      </w:r>
    </w:p>
    <w:p w14:paraId="4B22B4EE" w14:textId="77777777" w:rsidR="00C56867" w:rsidRDefault="00C56867" w:rsidP="00C56867">
      <w:r>
        <w:t xml:space="preserve">          </w:t>
      </w:r>
      <w:r>
        <w:rPr>
          <w:rStyle w:val="cm-attribute"/>
          <w:color w:val="0000CC"/>
        </w:rPr>
        <w:t>tm1-subset</w:t>
      </w:r>
      <w:r>
        <w:t>=</w:t>
      </w:r>
      <w:r>
        <w:rPr>
          <w:rStyle w:val="cm-string"/>
          <w:color w:val="11AA11"/>
        </w:rPr>
        <w:t>"All Customers"</w:t>
      </w:r>
      <w:r>
        <w:t xml:space="preserve"> </w:t>
      </w:r>
    </w:p>
    <w:p w14:paraId="0D83DC77" w14:textId="77777777" w:rsidR="00C56867" w:rsidRDefault="00C56867" w:rsidP="00C56867">
      <w:r>
        <w:t xml:space="preserve">          </w:t>
      </w:r>
      <w:r>
        <w:rPr>
          <w:rStyle w:val="cm-attribute"/>
          <w:color w:val="0000CC"/>
        </w:rPr>
        <w:t>ng-model</w:t>
      </w:r>
      <w:r>
        <w:t>=</w:t>
      </w:r>
      <w:r>
        <w:rPr>
          <w:rStyle w:val="cm-string"/>
          <w:color w:val="11AA11"/>
        </w:rPr>
        <w:t>"page.regions"</w:t>
      </w:r>
      <w:r>
        <w:rPr>
          <w:rStyle w:val="cm-tag"/>
          <w:color w:val="117700"/>
        </w:rPr>
        <w:t>&gt;</w:t>
      </w:r>
    </w:p>
    <w:p w14:paraId="16AD7815" w14:textId="77777777" w:rsidR="00C56867" w:rsidRDefault="00C56867" w:rsidP="00C56867">
      <w:pPr>
        <w:rPr>
          <w:rFonts w:ascii="Courier New" w:hAnsi="Courier New"/>
        </w:rPr>
      </w:pPr>
      <w:r>
        <w:rPr>
          <w:rStyle w:val="cm-tag"/>
          <w:color w:val="117700"/>
        </w:rPr>
        <w:t>&lt;/tm1-ui-element-list&gt;</w:t>
      </w:r>
    </w:p>
    <w:p w14:paraId="17E46F9C" w14:textId="77777777" w:rsidR="00C56867" w:rsidRDefault="00C56867" w:rsidP="00C56867">
      <w:r>
        <w:t>The</w:t>
      </w:r>
      <w:r>
        <w:rPr>
          <w:rStyle w:val="apple-converted-space"/>
          <w:rFonts w:ascii="adobe-garamond-pro" w:hAnsi="adobe-garamond-pro"/>
          <w:sz w:val="27"/>
          <w:szCs w:val="27"/>
        </w:rPr>
        <w:t> </w:t>
      </w:r>
      <w:r w:rsidRPr="00FF0A1C">
        <w:rPr>
          <w:rStyle w:val="Hyperlink"/>
          <w:rFonts w:cstheme="minorHAnsi"/>
          <w:color w:val="1970B0"/>
        </w:rPr>
        <w:t>tm1-ui-element-list</w:t>
      </w:r>
      <w:r w:rsidRPr="00AF4589">
        <w:rPr>
          <w:color w:val="FF2B55"/>
        </w:rPr>
        <w:t> </w:t>
      </w:r>
      <w:r>
        <w:t>will create a list of regions based of the</w:t>
      </w:r>
      <w:r>
        <w:rPr>
          <w:rStyle w:val="apple-converted-space"/>
          <w:rFonts w:ascii="adobe-garamond-pro" w:hAnsi="adobe-garamond-pro"/>
          <w:sz w:val="27"/>
          <w:szCs w:val="27"/>
        </w:rPr>
        <w:t> </w:t>
      </w:r>
      <w:r w:rsidRPr="00FF0A1C">
        <w:rPr>
          <w:rStyle w:val="Hyperlink"/>
          <w:rFonts w:cstheme="minorHAnsi"/>
          <w:color w:val="1970B0"/>
        </w:rPr>
        <w:t>All Customers</w:t>
      </w:r>
      <w:r>
        <w:rPr>
          <w:rStyle w:val="apple-converted-space"/>
          <w:rFonts w:ascii="adobe-garamond-pro" w:hAnsi="adobe-garamond-pro"/>
          <w:sz w:val="27"/>
          <w:szCs w:val="27"/>
        </w:rPr>
        <w:t> </w:t>
      </w:r>
      <w:r>
        <w:t>subset and store the element list in the variable</w:t>
      </w:r>
      <w:r>
        <w:rPr>
          <w:rStyle w:val="apple-converted-space"/>
          <w:rFonts w:ascii="adobe-garamond-pro" w:hAnsi="adobe-garamond-pro"/>
          <w:sz w:val="27"/>
          <w:szCs w:val="27"/>
        </w:rPr>
        <w:t> </w:t>
      </w:r>
      <w:r w:rsidRPr="00FF0A1C">
        <w:rPr>
          <w:rStyle w:val="Hyperlink"/>
          <w:rFonts w:cstheme="minorHAnsi"/>
          <w:color w:val="1970B0"/>
        </w:rPr>
        <w:t>"page.regions"</w:t>
      </w:r>
      <w:r>
        <w:t>.</w:t>
      </w:r>
    </w:p>
    <w:p w14:paraId="319A6D11" w14:textId="77777777" w:rsidR="00C56867" w:rsidRDefault="00C56867" w:rsidP="00C56867">
      <w:r>
        <w:t>We're going to use the Angular directives</w:t>
      </w:r>
      <w:r>
        <w:rPr>
          <w:rStyle w:val="apple-converted-space"/>
          <w:rFonts w:ascii="adobe-garamond-pro" w:hAnsi="adobe-garamond-pro"/>
          <w:sz w:val="27"/>
          <w:szCs w:val="27"/>
        </w:rPr>
        <w:t> </w:t>
      </w:r>
      <w:hyperlink r:id="rId65" w:tgtFrame="_blank" w:history="1">
        <w:r w:rsidRPr="00FF0A1C">
          <w:rPr>
            <w:rStyle w:val="Hyperlink"/>
            <w:rFonts w:cstheme="minorHAnsi"/>
            <w:color w:val="1970B0"/>
          </w:rPr>
          <w:t>ng-repeat</w:t>
        </w:r>
      </w:hyperlink>
      <w:r>
        <w:rPr>
          <w:rStyle w:val="apple-converted-space"/>
          <w:rFonts w:ascii="adobe-garamond-pro" w:hAnsi="adobe-garamond-pro"/>
          <w:sz w:val="27"/>
          <w:szCs w:val="27"/>
        </w:rPr>
        <w:t> </w:t>
      </w:r>
      <w:r>
        <w:t>in order to repeat the row for every item stored in our list</w:t>
      </w:r>
      <w:r>
        <w:rPr>
          <w:rStyle w:val="apple-converted-space"/>
          <w:rFonts w:ascii="adobe-garamond-pro" w:hAnsi="adobe-garamond-pro"/>
          <w:sz w:val="27"/>
          <w:szCs w:val="27"/>
        </w:rPr>
        <w:t> </w:t>
      </w:r>
      <w:r w:rsidRPr="00FF0A1C">
        <w:rPr>
          <w:rStyle w:val="Hyperlink"/>
          <w:rFonts w:cstheme="minorHAnsi"/>
          <w:color w:val="1970B0"/>
        </w:rPr>
        <w:t>page.regions</w:t>
      </w:r>
      <w:r>
        <w:rPr>
          <w:rStyle w:val="Strong"/>
          <w:rFonts w:ascii="adobe-garamond-pro" w:hAnsi="adobe-garamond-pro"/>
          <w:sz w:val="27"/>
          <w:szCs w:val="27"/>
        </w:rPr>
        <w:t>.</w:t>
      </w:r>
      <w:r>
        <w:t> </w:t>
      </w:r>
      <w:r w:rsidRPr="00FF0A1C">
        <w:rPr>
          <w:rStyle w:val="Hyperlink"/>
          <w:rFonts w:cstheme="minorHAnsi"/>
          <w:color w:val="1970B0"/>
        </w:rPr>
        <w:t>ng-repeat</w:t>
      </w:r>
      <w:r>
        <w:t xml:space="preserve"> is going to create one item "region" for every item in "</w:t>
      </w:r>
      <w:r w:rsidRPr="00FF0A1C">
        <w:rPr>
          <w:rStyle w:val="Hyperlink"/>
          <w:rFonts w:cstheme="minorHAnsi"/>
          <w:color w:val="1970B0"/>
        </w:rPr>
        <w:t>page.regions</w:t>
      </w:r>
      <w:r>
        <w:t>".</w:t>
      </w:r>
    </w:p>
    <w:p w14:paraId="0C570443" w14:textId="77777777" w:rsidR="00C56867" w:rsidRDefault="00C56867" w:rsidP="00C56867"/>
    <w:p w14:paraId="014B4514" w14:textId="77777777" w:rsidR="00C56867" w:rsidRDefault="00C56867" w:rsidP="00C56867">
      <w:r>
        <w:t>To do that just add the following code</w:t>
      </w:r>
      <w:r>
        <w:rPr>
          <w:rStyle w:val="apple-converted-space"/>
          <w:rFonts w:ascii="adobe-garamond-pro" w:hAnsi="adobe-garamond-pro"/>
          <w:sz w:val="27"/>
          <w:szCs w:val="27"/>
        </w:rPr>
        <w:t> </w:t>
      </w:r>
      <w:r w:rsidRPr="00FF0A1C">
        <w:rPr>
          <w:rStyle w:val="Hyperlink"/>
          <w:rFonts w:cstheme="minorHAnsi"/>
          <w:color w:val="1970B0"/>
        </w:rPr>
        <w:t>&lt;tr ng-repeat="region in page.regions"&gt;</w:t>
      </w:r>
      <w:r>
        <w:rPr>
          <w:color w:val="FF2B55"/>
        </w:rPr>
        <w:t xml:space="preserve"> </w:t>
      </w:r>
      <w:r>
        <w:t>in the second &lt;tr&gt;:</w:t>
      </w:r>
    </w:p>
    <w:p w14:paraId="3FA5AF5C" w14:textId="77777777" w:rsidR="00C56867" w:rsidRDefault="00C56867" w:rsidP="00C56867">
      <w:r w:rsidRPr="003840FC">
        <w:rPr>
          <w:noProof/>
          <w:lang w:val="en-AU" w:eastAsia="en-AU"/>
        </w:rPr>
        <w:lastRenderedPageBreak/>
        <w:drawing>
          <wp:inline distT="0" distB="0" distL="0" distR="0" wp14:anchorId="4804BD27" wp14:editId="78D96139">
            <wp:extent cx="4963218" cy="3886742"/>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3218" cy="3886742"/>
                    </a:xfrm>
                    <a:prstGeom prst="rect">
                      <a:avLst/>
                    </a:prstGeom>
                  </pic:spPr>
                </pic:pic>
              </a:graphicData>
            </a:graphic>
          </wp:inline>
        </w:drawing>
      </w:r>
    </w:p>
    <w:p w14:paraId="524544DF" w14:textId="77777777" w:rsidR="00C56867" w:rsidRDefault="00C56867" w:rsidP="00C56867">
      <w:r>
        <w:t>Now if we refresh the dashboard, we can see that lots of rows have been created but they are all empty:</w:t>
      </w:r>
    </w:p>
    <w:p w14:paraId="46700C42" w14:textId="77777777" w:rsidR="00C56867" w:rsidRDefault="00C56867" w:rsidP="00C56867">
      <w:pPr>
        <w:jc w:val="center"/>
      </w:pPr>
      <w:r w:rsidRPr="003840FC">
        <w:rPr>
          <w:noProof/>
          <w:lang w:val="en-AU" w:eastAsia="en-AU"/>
        </w:rPr>
        <w:drawing>
          <wp:inline distT="0" distB="0" distL="0" distR="0" wp14:anchorId="4673C2AA" wp14:editId="1E5D7594">
            <wp:extent cx="2941355" cy="2715904"/>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54697" cy="2728223"/>
                    </a:xfrm>
                    <a:prstGeom prst="rect">
                      <a:avLst/>
                    </a:prstGeom>
                  </pic:spPr>
                </pic:pic>
              </a:graphicData>
            </a:graphic>
          </wp:inline>
        </w:drawing>
      </w:r>
    </w:p>
    <w:p w14:paraId="5393135F" w14:textId="77777777" w:rsidR="00C56867" w:rsidRDefault="00C56867" w:rsidP="00C56867"/>
    <w:p w14:paraId="4C5B03B8" w14:textId="77777777" w:rsidR="00C56867" w:rsidRDefault="00C56867" w:rsidP="00C56867"/>
    <w:p w14:paraId="5AAA8C60" w14:textId="77777777" w:rsidR="00C56867" w:rsidRDefault="00C56867" w:rsidP="00C56867">
      <w:r>
        <w:lastRenderedPageBreak/>
        <w:t>Now we need to populate the first column by the region alias, to do that we're using</w:t>
      </w:r>
      <w:r>
        <w:rPr>
          <w:rStyle w:val="apple-converted-space"/>
          <w:rFonts w:ascii="adobe-garamond-pro" w:hAnsi="adobe-garamond-pro"/>
          <w:sz w:val="27"/>
          <w:szCs w:val="27"/>
        </w:rPr>
        <w:t> </w:t>
      </w:r>
      <w:r w:rsidRPr="00FF0A1C">
        <w:rPr>
          <w:rStyle w:val="Hyperlink"/>
          <w:rFonts w:cstheme="minorHAnsi"/>
          <w:color w:val="1970B0"/>
        </w:rPr>
        <w:t>{{region.key}}</w:t>
      </w:r>
      <w:r>
        <w:rPr>
          <w:bCs/>
          <w:color w:val="FF2B55"/>
        </w:rPr>
        <w:t xml:space="preserve"> </w:t>
      </w:r>
      <w:r>
        <w:rPr>
          <w:bCs/>
        </w:rPr>
        <w:t>in</w:t>
      </w:r>
      <w:r>
        <w:t xml:space="preserve"> the first</w:t>
      </w:r>
      <w:r>
        <w:rPr>
          <w:rStyle w:val="apple-converted-space"/>
          <w:rFonts w:ascii="adobe-garamond-pro" w:hAnsi="adobe-garamond-pro"/>
          <w:sz w:val="27"/>
          <w:szCs w:val="27"/>
        </w:rPr>
        <w:t> </w:t>
      </w:r>
      <w:r w:rsidRPr="00FF0A1C">
        <w:rPr>
          <w:rStyle w:val="Hyperlink"/>
          <w:rFonts w:cstheme="minorHAnsi"/>
          <w:color w:val="1970B0"/>
        </w:rPr>
        <w:t>&lt;td&gt;</w:t>
      </w:r>
      <w:r>
        <w:rPr>
          <w:rStyle w:val="apple-converted-space"/>
          <w:rFonts w:ascii="adobe-garamond-pro" w:hAnsi="adobe-garamond-pro"/>
          <w:sz w:val="27"/>
          <w:szCs w:val="27"/>
        </w:rPr>
        <w:t> </w:t>
      </w:r>
      <w:r>
        <w:t>section (which means first column), just add the following code:</w:t>
      </w:r>
    </w:p>
    <w:p w14:paraId="5BD8133E" w14:textId="77777777" w:rsidR="00C56867" w:rsidRDefault="00C56867" w:rsidP="00C56867">
      <w:pPr>
        <w:jc w:val="center"/>
      </w:pPr>
      <w:r w:rsidRPr="006D2118">
        <w:rPr>
          <w:noProof/>
          <w:lang w:val="en-AU" w:eastAsia="en-AU"/>
        </w:rPr>
        <w:drawing>
          <wp:inline distT="0" distB="0" distL="0" distR="0" wp14:anchorId="2DEC7357" wp14:editId="3B9F7D5A">
            <wp:extent cx="4045791" cy="286603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8631" cy="2875126"/>
                    </a:xfrm>
                    <a:prstGeom prst="rect">
                      <a:avLst/>
                    </a:prstGeom>
                  </pic:spPr>
                </pic:pic>
              </a:graphicData>
            </a:graphic>
          </wp:inline>
        </w:drawing>
      </w:r>
    </w:p>
    <w:p w14:paraId="0B671F99" w14:textId="77777777" w:rsidR="00C56867" w:rsidRDefault="00C56867" w:rsidP="00C56867">
      <w:r>
        <w:rPr>
          <w:rStyle w:val="cm-tag"/>
          <w:color w:val="117700"/>
        </w:rPr>
        <w:t>&lt;tr</w:t>
      </w:r>
      <w:r>
        <w:t xml:space="preserve"> </w:t>
      </w:r>
      <w:r>
        <w:rPr>
          <w:rStyle w:val="cm-attribute"/>
          <w:color w:val="0000CC"/>
        </w:rPr>
        <w:t>ng-repeat</w:t>
      </w:r>
      <w:r>
        <w:t>=</w:t>
      </w:r>
      <w:r>
        <w:rPr>
          <w:rStyle w:val="cm-string"/>
          <w:color w:val="11AA11"/>
        </w:rPr>
        <w:t>"region in page.regions"</w:t>
      </w:r>
      <w:r>
        <w:rPr>
          <w:rStyle w:val="cm-tag"/>
          <w:color w:val="117700"/>
        </w:rPr>
        <w:t>&gt;</w:t>
      </w:r>
    </w:p>
    <w:p w14:paraId="0E33DD8B" w14:textId="77777777" w:rsidR="00C56867" w:rsidRDefault="00C56867" w:rsidP="00C56867">
      <w:r>
        <w:t xml:space="preserve">          </w:t>
      </w:r>
      <w:r>
        <w:rPr>
          <w:rStyle w:val="cm-tag"/>
          <w:color w:val="117700"/>
        </w:rPr>
        <w:t>&lt;td&gt;</w:t>
      </w:r>
    </w:p>
    <w:p w14:paraId="76C6D05F" w14:textId="77777777" w:rsidR="00C56867" w:rsidRDefault="00C56867" w:rsidP="00C56867">
      <w:r>
        <w:t xml:space="preserve">             </w:t>
      </w:r>
      <w:r w:rsidRPr="006D2118">
        <w:t>{{region.key}}</w:t>
      </w:r>
    </w:p>
    <w:p w14:paraId="4434B32A" w14:textId="77777777" w:rsidR="00C56867" w:rsidRDefault="00C56867" w:rsidP="00C56867">
      <w:pPr>
        <w:rPr>
          <w:rFonts w:ascii="Courier New" w:hAnsi="Courier New"/>
        </w:rPr>
      </w:pPr>
      <w:r>
        <w:t xml:space="preserve">           </w:t>
      </w:r>
      <w:r>
        <w:rPr>
          <w:rStyle w:val="cm-tag"/>
          <w:color w:val="117700"/>
        </w:rPr>
        <w:t>&lt;/td&gt;</w:t>
      </w:r>
    </w:p>
    <w:p w14:paraId="4A301695" w14:textId="77777777" w:rsidR="00C56867" w:rsidRDefault="00C56867" w:rsidP="00C56867">
      <w:r>
        <w:t>Just save and refresh the dashboard:</w:t>
      </w:r>
    </w:p>
    <w:p w14:paraId="31DF31D0" w14:textId="77777777" w:rsidR="00C56867" w:rsidRDefault="00C56867" w:rsidP="00C56867">
      <w:pPr>
        <w:jc w:val="center"/>
      </w:pPr>
      <w:r w:rsidRPr="002A7702">
        <w:rPr>
          <w:noProof/>
          <w:lang w:val="en-AU" w:eastAsia="en-AU"/>
        </w:rPr>
        <w:drawing>
          <wp:inline distT="0" distB="0" distL="0" distR="0" wp14:anchorId="373AAF4B" wp14:editId="290464E7">
            <wp:extent cx="2579427" cy="2334630"/>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92050" cy="2346055"/>
                    </a:xfrm>
                    <a:prstGeom prst="rect">
                      <a:avLst/>
                    </a:prstGeom>
                  </pic:spPr>
                </pic:pic>
              </a:graphicData>
            </a:graphic>
          </wp:inline>
        </w:drawing>
      </w:r>
    </w:p>
    <w:p w14:paraId="5A86D0AD" w14:textId="77777777" w:rsidR="00C56867" w:rsidRDefault="00C56867" w:rsidP="00C56867">
      <w:r>
        <w:t>We can see the Regions have populated in the first column, now we need to populate the table with values.</w:t>
      </w:r>
      <w:r>
        <w:rPr>
          <w:rStyle w:val="apple-converted-space"/>
          <w:rFonts w:ascii="adobe-garamond-pro" w:hAnsi="adobe-garamond-pro"/>
          <w:sz w:val="27"/>
          <w:szCs w:val="27"/>
        </w:rPr>
        <w:t> </w:t>
      </w:r>
      <w:r w:rsidRPr="008266FB">
        <w:rPr>
          <w:rStyle w:val="Hyperlink"/>
          <w:rFonts w:cstheme="minorHAnsi"/>
          <w:color w:val="1970B0"/>
        </w:rPr>
        <w:t>ng-repeat</w:t>
      </w:r>
      <w:r>
        <w:t xml:space="preserve"> is similar as an Active Form, you just need to populate the first row and then it will </w:t>
      </w:r>
      <w:r>
        <w:lastRenderedPageBreak/>
        <w:t>loop down the page and duplicate the rows.</w:t>
      </w:r>
      <w:r>
        <w:br/>
      </w:r>
    </w:p>
    <w:p w14:paraId="088B4743" w14:textId="77777777" w:rsidR="00C56867" w:rsidRDefault="00C56867" w:rsidP="00C56867">
      <w:pPr>
        <w:pStyle w:val="Heading2"/>
      </w:pPr>
      <w:bookmarkStart w:id="30" w:name="_Toc464562754"/>
      <w:bookmarkStart w:id="31" w:name="_Toc464673470"/>
      <w:r>
        <w:t>Populate the table with values</w:t>
      </w:r>
      <w:bookmarkEnd w:id="30"/>
      <w:bookmarkEnd w:id="31"/>
    </w:p>
    <w:p w14:paraId="62399AF3" w14:textId="77777777" w:rsidR="00C56867" w:rsidRPr="001E0546" w:rsidRDefault="00C56867" w:rsidP="00C56867"/>
    <w:p w14:paraId="56FA37CD" w14:textId="77777777" w:rsidR="00C56867" w:rsidRDefault="00C56867" w:rsidP="00C56867">
      <w:pPr>
        <w:rPr>
          <w:rStyle w:val="Strong"/>
          <w:rFonts w:ascii="adobe-garamond-pro" w:hAnsi="adobe-garamond-pro"/>
          <w:sz w:val="27"/>
          <w:szCs w:val="27"/>
        </w:rPr>
      </w:pPr>
      <w:r>
        <w:t>Let's grab our first</w:t>
      </w:r>
      <w:r>
        <w:rPr>
          <w:rStyle w:val="apple-converted-space"/>
          <w:rFonts w:ascii="adobe-garamond-pro" w:hAnsi="adobe-garamond-pro"/>
          <w:sz w:val="27"/>
          <w:szCs w:val="27"/>
        </w:rPr>
        <w:t> </w:t>
      </w:r>
      <w:r w:rsidRPr="008266FB">
        <w:rPr>
          <w:rStyle w:val="Hyperlink"/>
          <w:rFonts w:cstheme="minorHAnsi"/>
          <w:color w:val="1970B0"/>
        </w:rPr>
        <w:t>DBR</w:t>
      </w:r>
      <w:r>
        <w:rPr>
          <w:rStyle w:val="apple-converted-space"/>
          <w:rFonts w:ascii="adobe-garamond-pro" w:hAnsi="adobe-garamond-pro"/>
          <w:sz w:val="27"/>
          <w:szCs w:val="27"/>
        </w:rPr>
        <w:t> </w:t>
      </w:r>
      <w:r>
        <w:t>which looks at</w:t>
      </w:r>
      <w:r>
        <w:rPr>
          <w:rStyle w:val="apple-converted-space"/>
          <w:rFonts w:ascii="adobe-garamond-pro" w:hAnsi="adobe-garamond-pro"/>
          <w:sz w:val="27"/>
          <w:szCs w:val="27"/>
        </w:rPr>
        <w:t> </w:t>
      </w:r>
      <w:r w:rsidRPr="008266FB">
        <w:rPr>
          <w:rStyle w:val="Hyperlink"/>
          <w:rFonts w:cstheme="minorHAnsi"/>
          <w:color w:val="1970B0"/>
        </w:rPr>
        <w:t>Quantity</w:t>
      </w:r>
      <w:r>
        <w:rPr>
          <w:rStyle w:val="Strong"/>
          <w:rFonts w:ascii="adobe-garamond-pro" w:hAnsi="adobe-garamond-pro"/>
          <w:sz w:val="27"/>
          <w:szCs w:val="27"/>
        </w:rPr>
        <w:t>:</w:t>
      </w:r>
    </w:p>
    <w:p w14:paraId="583B9B9F" w14:textId="77777777" w:rsidR="00C56867" w:rsidRDefault="00C56867" w:rsidP="00C56867">
      <w:r>
        <w:rPr>
          <w:rStyle w:val="cm-tag"/>
          <w:color w:val="117700"/>
        </w:rPr>
        <w:t>&lt;tm1-ui-dbr</w:t>
      </w:r>
      <w:r>
        <w:t xml:space="preserve">  </w:t>
      </w:r>
      <w:r>
        <w:rPr>
          <w:rStyle w:val="cm-attribute"/>
          <w:color w:val="0000CC"/>
        </w:rPr>
        <w:t>tm1-instance</w:t>
      </w:r>
      <w:r>
        <w:t>=</w:t>
      </w:r>
      <w:r>
        <w:rPr>
          <w:rStyle w:val="cm-string"/>
          <w:color w:val="11AA11"/>
        </w:rPr>
        <w:t>"northwind"</w:t>
      </w:r>
      <w:r>
        <w:t xml:space="preserve"> </w:t>
      </w:r>
    </w:p>
    <w:p w14:paraId="01CE0F0A" w14:textId="77777777" w:rsidR="00C56867" w:rsidRDefault="00C56867" w:rsidP="00C56867">
      <w:r>
        <w:t xml:space="preserve">             </w:t>
      </w:r>
      <w:r>
        <w:rPr>
          <w:rStyle w:val="cm-attribute"/>
          <w:color w:val="0000CC"/>
        </w:rPr>
        <w:t>tm1-cube</w:t>
      </w:r>
      <w:r>
        <w:t>=</w:t>
      </w:r>
      <w:r>
        <w:rPr>
          <w:rStyle w:val="cm-string"/>
          <w:color w:val="11AA11"/>
        </w:rPr>
        <w:t>"Sales"</w:t>
      </w:r>
      <w:r>
        <w:t xml:space="preserve"> </w:t>
      </w:r>
    </w:p>
    <w:p w14:paraId="592391CD" w14:textId="77777777" w:rsidR="00C56867" w:rsidRDefault="00C56867" w:rsidP="00C56867">
      <w:r>
        <w:t xml:space="preserve">             </w:t>
      </w:r>
      <w:r>
        <w:rPr>
          <w:rStyle w:val="cm-attribute"/>
          <w:color w:val="0000CC"/>
        </w:rPr>
        <w:t>tm1-elements</w:t>
      </w:r>
      <w:r>
        <w:t>=</w:t>
      </w:r>
      <w:r>
        <w:rPr>
          <w:rStyle w:val="cm-string"/>
          <w:color w:val="11AA11"/>
        </w:rPr>
        <w:t>'</w:t>
      </w:r>
      <w:r w:rsidRPr="006320EA">
        <w:t xml:space="preserve"> </w:t>
      </w:r>
      <w:r w:rsidRPr="006320EA">
        <w:rPr>
          <w:rStyle w:val="cm-string"/>
          <w:color w:val="11AA11"/>
        </w:rPr>
        <w:t>{{</w:t>
      </w:r>
      <w:r>
        <w:rPr>
          <w:rStyle w:val="cm-string"/>
          <w:color w:val="11AA11"/>
        </w:rPr>
        <w:t>page.titles.product</w:t>
      </w:r>
      <w:r w:rsidRPr="006320EA">
        <w:rPr>
          <w:rStyle w:val="cm-string"/>
          <w:color w:val="11AA11"/>
        </w:rPr>
        <w:t>}},"All","All",{{</w:t>
      </w:r>
      <w:r w:rsidRPr="006320EA">
        <w:rPr>
          <w:rStyle w:val="cm-string"/>
          <w:color w:val="11AA11"/>
          <w:highlight w:val="yellow"/>
        </w:rPr>
        <w:t>page.titles.month</w:t>
      </w:r>
      <w:r w:rsidRPr="006320EA">
        <w:rPr>
          <w:rStyle w:val="cm-string"/>
          <w:color w:val="11AA11"/>
        </w:rPr>
        <w:t>}},"Quantity"</w:t>
      </w:r>
      <w:r>
        <w:rPr>
          <w:rStyle w:val="cm-string"/>
          <w:color w:val="11AA11"/>
        </w:rPr>
        <w:t>'</w:t>
      </w:r>
    </w:p>
    <w:p w14:paraId="449D54E5" w14:textId="77777777" w:rsidR="00C56867" w:rsidRDefault="00C56867" w:rsidP="00C56867">
      <w:r>
        <w:t xml:space="preserve">             </w:t>
      </w:r>
      <w:r>
        <w:rPr>
          <w:rStyle w:val="cm-attribute"/>
          <w:color w:val="0000CC"/>
        </w:rPr>
        <w:t>tm1-default-empty</w:t>
      </w:r>
      <w:r>
        <w:t>=</w:t>
      </w:r>
      <w:r>
        <w:rPr>
          <w:rStyle w:val="cm-string"/>
          <w:color w:val="11AA11"/>
        </w:rPr>
        <w:t>""</w:t>
      </w:r>
    </w:p>
    <w:p w14:paraId="62CEA37D" w14:textId="77777777" w:rsidR="00C56867" w:rsidRDefault="00C56867" w:rsidP="00C56867">
      <w:r>
        <w:t xml:space="preserve">             </w:t>
      </w:r>
      <w:r>
        <w:rPr>
          <w:rStyle w:val="cm-attribute"/>
          <w:color w:val="0000CC"/>
        </w:rPr>
        <w:t>tm1-data-decimal</w:t>
      </w:r>
      <w:r>
        <w:t>=</w:t>
      </w:r>
      <w:r>
        <w:rPr>
          <w:rStyle w:val="cm-string"/>
          <w:color w:val="11AA11"/>
        </w:rPr>
        <w:t>"0"</w:t>
      </w:r>
      <w:r>
        <w:rPr>
          <w:rStyle w:val="cm-tag"/>
          <w:color w:val="117700"/>
        </w:rPr>
        <w:t>&gt;</w:t>
      </w:r>
    </w:p>
    <w:p w14:paraId="2C62EB7F" w14:textId="77777777" w:rsidR="00C56867" w:rsidRDefault="00C56867" w:rsidP="00C56867">
      <w:pPr>
        <w:rPr>
          <w:rStyle w:val="cm-tag"/>
          <w:color w:val="117700"/>
        </w:rPr>
      </w:pPr>
      <w:r>
        <w:rPr>
          <w:rStyle w:val="cm-tag"/>
          <w:color w:val="117700"/>
        </w:rPr>
        <w:t>&lt;/tm1-ui-dbr&gt;</w:t>
      </w:r>
    </w:p>
    <w:p w14:paraId="69F12EFE" w14:textId="77777777" w:rsidR="00C56867" w:rsidRDefault="00C56867" w:rsidP="00C56867">
      <w:r w:rsidRPr="00107BB1">
        <w:t>and </w:t>
      </w:r>
      <w:r>
        <w:t>paste it in the second column of our table (second &lt;td&gt;): </w:t>
      </w:r>
    </w:p>
    <w:p w14:paraId="64A4A787" w14:textId="77777777" w:rsidR="00C56867" w:rsidRDefault="00C56867" w:rsidP="00C56867">
      <w:r w:rsidRPr="007D29CD">
        <w:rPr>
          <w:noProof/>
          <w:lang w:val="en-AU" w:eastAsia="en-AU"/>
        </w:rPr>
        <w:drawing>
          <wp:inline distT="0" distB="0" distL="0" distR="0" wp14:anchorId="48559618" wp14:editId="166BF20F">
            <wp:extent cx="5731510" cy="257746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577465"/>
                    </a:xfrm>
                    <a:prstGeom prst="rect">
                      <a:avLst/>
                    </a:prstGeom>
                  </pic:spPr>
                </pic:pic>
              </a:graphicData>
            </a:graphic>
          </wp:inline>
        </w:drawing>
      </w:r>
    </w:p>
    <w:p w14:paraId="1BBBDD68" w14:textId="77777777" w:rsidR="00C56867" w:rsidRDefault="00C56867" w:rsidP="00C56867">
      <w:r>
        <w:br w:type="page"/>
      </w:r>
    </w:p>
    <w:p w14:paraId="11299FD2" w14:textId="77777777" w:rsidR="00C56867" w:rsidRDefault="00C56867" w:rsidP="00C56867">
      <w:r>
        <w:lastRenderedPageBreak/>
        <w:t>Let's replace the</w:t>
      </w:r>
      <w:r>
        <w:rPr>
          <w:rStyle w:val="apple-converted-space"/>
          <w:rFonts w:ascii="adobe-garamond-pro" w:hAnsi="adobe-garamond-pro"/>
          <w:b/>
          <w:bCs/>
          <w:sz w:val="27"/>
          <w:szCs w:val="27"/>
        </w:rPr>
        <w:t> </w:t>
      </w:r>
      <w:r w:rsidRPr="008266FB">
        <w:rPr>
          <w:rStyle w:val="Hyperlink"/>
          <w:rFonts w:cstheme="minorHAnsi"/>
          <w:color w:val="1970B0"/>
        </w:rPr>
        <w:t>"All"</w:t>
      </w:r>
      <w:r>
        <w:t> Customer with our region item.</w:t>
      </w:r>
      <w:r>
        <w:rPr>
          <w:rStyle w:val="apple-converted-space"/>
          <w:rFonts w:ascii="adobe-garamond-pro" w:hAnsi="adobe-garamond-pro"/>
          <w:sz w:val="27"/>
          <w:szCs w:val="27"/>
        </w:rPr>
        <w:t> </w:t>
      </w:r>
      <w:r w:rsidRPr="008266FB">
        <w:rPr>
          <w:rStyle w:val="Hyperlink"/>
          <w:rFonts w:cstheme="minorHAnsi"/>
          <w:color w:val="1970B0"/>
        </w:rPr>
        <w:t>{{region.key}}</w:t>
      </w:r>
      <w:r>
        <w:rPr>
          <w:rStyle w:val="Strong"/>
          <w:rFonts w:ascii="adobe-garamond-pro" w:hAnsi="adobe-garamond-pro"/>
          <w:sz w:val="27"/>
          <w:szCs w:val="27"/>
        </w:rPr>
        <w:t xml:space="preserve"> </w:t>
      </w:r>
      <w:r>
        <w:t>will retrieve the principal name of our item:</w:t>
      </w:r>
    </w:p>
    <w:p w14:paraId="04E5083F" w14:textId="77777777" w:rsidR="00C56867" w:rsidRDefault="00C56867" w:rsidP="00C56867"/>
    <w:p w14:paraId="6179FAE7" w14:textId="77777777" w:rsidR="00C56867" w:rsidRDefault="00C56867" w:rsidP="00C56867">
      <w:r w:rsidRPr="008B2F9D">
        <w:rPr>
          <w:noProof/>
          <w:lang w:val="en-AU" w:eastAsia="en-AU"/>
        </w:rPr>
        <w:drawing>
          <wp:inline distT="0" distB="0" distL="0" distR="0" wp14:anchorId="4631ED09" wp14:editId="045F45F8">
            <wp:extent cx="5731510" cy="1289409"/>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45430"/>
                    <a:stretch/>
                  </pic:blipFill>
                  <pic:spPr bwMode="auto">
                    <a:xfrm>
                      <a:off x="0" y="0"/>
                      <a:ext cx="5731510" cy="1289409"/>
                    </a:xfrm>
                    <a:prstGeom prst="rect">
                      <a:avLst/>
                    </a:prstGeom>
                    <a:ln>
                      <a:noFill/>
                    </a:ln>
                    <a:extLst>
                      <a:ext uri="{53640926-AAD7-44D8-BBD7-CCE9431645EC}">
                        <a14:shadowObscured xmlns:a14="http://schemas.microsoft.com/office/drawing/2010/main"/>
                      </a:ext>
                    </a:extLst>
                  </pic:spPr>
                </pic:pic>
              </a:graphicData>
            </a:graphic>
          </wp:inline>
        </w:drawing>
      </w:r>
    </w:p>
    <w:p w14:paraId="1F9B5B98" w14:textId="77777777" w:rsidR="00C56867" w:rsidRDefault="00C56867" w:rsidP="00C56867">
      <w:r>
        <w:rPr>
          <w:rStyle w:val="cm-tag"/>
          <w:color w:val="117700"/>
        </w:rPr>
        <w:t>&lt;tm1-ui-dbr</w:t>
      </w:r>
      <w:r>
        <w:t xml:space="preserve">  </w:t>
      </w:r>
      <w:r>
        <w:rPr>
          <w:rStyle w:val="cm-attribute"/>
          <w:color w:val="0000CC"/>
        </w:rPr>
        <w:t>tm1-instance</w:t>
      </w:r>
      <w:r>
        <w:t>=</w:t>
      </w:r>
      <w:r>
        <w:rPr>
          <w:rStyle w:val="cm-string"/>
          <w:color w:val="11AA11"/>
        </w:rPr>
        <w:t>"northwind"</w:t>
      </w:r>
      <w:r>
        <w:t xml:space="preserve"> </w:t>
      </w:r>
    </w:p>
    <w:p w14:paraId="26158A5F" w14:textId="77777777" w:rsidR="00C56867" w:rsidRDefault="00C56867" w:rsidP="00C56867">
      <w:r>
        <w:t xml:space="preserve">             </w:t>
      </w:r>
      <w:r>
        <w:rPr>
          <w:rStyle w:val="cm-attribute"/>
          <w:color w:val="0000CC"/>
        </w:rPr>
        <w:t>tm1-cube</w:t>
      </w:r>
      <w:r>
        <w:t>=</w:t>
      </w:r>
      <w:r>
        <w:rPr>
          <w:rStyle w:val="cm-string"/>
          <w:color w:val="11AA11"/>
        </w:rPr>
        <w:t>"Sales"</w:t>
      </w:r>
      <w:r>
        <w:t xml:space="preserve"> </w:t>
      </w:r>
    </w:p>
    <w:p w14:paraId="236A222D" w14:textId="77777777" w:rsidR="00C56867" w:rsidRDefault="00C56867" w:rsidP="00C56867">
      <w:r>
        <w:t xml:space="preserve">             </w:t>
      </w:r>
      <w:r>
        <w:rPr>
          <w:rStyle w:val="cm-attribute"/>
          <w:color w:val="0000CC"/>
        </w:rPr>
        <w:t>tm1-elements</w:t>
      </w:r>
      <w:r>
        <w:t>=</w:t>
      </w:r>
      <w:r>
        <w:rPr>
          <w:rStyle w:val="cm-string"/>
          <w:color w:val="11AA11"/>
        </w:rPr>
        <w:t>'</w:t>
      </w:r>
      <w:r w:rsidRPr="00533D26">
        <w:rPr>
          <w:rStyle w:val="cm-string"/>
          <w:color w:val="11AA11"/>
        </w:rPr>
        <w:t>{{</w:t>
      </w:r>
      <w:r>
        <w:rPr>
          <w:rStyle w:val="cm-string"/>
          <w:color w:val="11AA11"/>
        </w:rPr>
        <w:t>page.titles.product</w:t>
      </w:r>
      <w:r w:rsidRPr="00533D26">
        <w:rPr>
          <w:rStyle w:val="cm-string"/>
          <w:color w:val="11AA11"/>
        </w:rPr>
        <w:t>}},{{region.key}},"All",{{page.titles.month}},"Quantity"</w:t>
      </w:r>
      <w:r>
        <w:rPr>
          <w:rStyle w:val="cm-string"/>
          <w:color w:val="11AA11"/>
        </w:rPr>
        <w:t>'</w:t>
      </w:r>
    </w:p>
    <w:p w14:paraId="39ADCCA6" w14:textId="77777777" w:rsidR="00C56867" w:rsidRDefault="00C56867" w:rsidP="00C56867">
      <w:r>
        <w:t xml:space="preserve">             </w:t>
      </w:r>
      <w:r>
        <w:rPr>
          <w:rStyle w:val="cm-attribute"/>
          <w:color w:val="0000CC"/>
        </w:rPr>
        <w:t>tm1-default-empty</w:t>
      </w:r>
      <w:r>
        <w:t>=</w:t>
      </w:r>
      <w:r>
        <w:rPr>
          <w:rStyle w:val="cm-string"/>
          <w:color w:val="11AA11"/>
        </w:rPr>
        <w:t>""</w:t>
      </w:r>
    </w:p>
    <w:p w14:paraId="5B90CDE6" w14:textId="77777777" w:rsidR="00C56867" w:rsidRDefault="00C56867" w:rsidP="00C56867">
      <w:r>
        <w:t xml:space="preserve">             </w:t>
      </w:r>
      <w:r>
        <w:rPr>
          <w:rStyle w:val="cm-attribute"/>
          <w:color w:val="0000CC"/>
        </w:rPr>
        <w:t>tm1-data-decimal</w:t>
      </w:r>
      <w:r>
        <w:t>=</w:t>
      </w:r>
      <w:r>
        <w:rPr>
          <w:rStyle w:val="cm-string"/>
          <w:color w:val="11AA11"/>
        </w:rPr>
        <w:t>"0"</w:t>
      </w:r>
      <w:r>
        <w:rPr>
          <w:rStyle w:val="cm-tag"/>
          <w:color w:val="117700"/>
        </w:rPr>
        <w:t>&gt;</w:t>
      </w:r>
    </w:p>
    <w:p w14:paraId="5D37E956" w14:textId="77777777" w:rsidR="00C56867" w:rsidRDefault="00C56867" w:rsidP="00C56867">
      <w:pPr>
        <w:rPr>
          <w:rFonts w:ascii="Courier New" w:hAnsi="Courier New"/>
        </w:rPr>
      </w:pPr>
      <w:r>
        <w:rPr>
          <w:rStyle w:val="cm-tag"/>
          <w:color w:val="117700"/>
        </w:rPr>
        <w:t>&lt;/tm1-ui-dbr&gt;</w:t>
      </w:r>
    </w:p>
    <w:p w14:paraId="44FF80F4" w14:textId="77777777" w:rsidR="00C56867" w:rsidRDefault="00C56867" w:rsidP="00C56867">
      <w:r>
        <w:t>For every region in our list, it's going to populate a row with in the first column the region and then the DBR for this region.</w:t>
      </w:r>
    </w:p>
    <w:p w14:paraId="1902DC05" w14:textId="77777777" w:rsidR="00C56867" w:rsidRDefault="00C56867" w:rsidP="00C56867">
      <w:r>
        <w:t>Save and refresh the dashboard:</w:t>
      </w:r>
    </w:p>
    <w:p w14:paraId="1DBF7B51" w14:textId="77777777" w:rsidR="00C56867" w:rsidRDefault="00C56867" w:rsidP="00C56867">
      <w:pPr>
        <w:jc w:val="center"/>
      </w:pPr>
      <w:r w:rsidRPr="00EF6BB1">
        <w:rPr>
          <w:noProof/>
          <w:lang w:val="en-AU" w:eastAsia="en-AU"/>
        </w:rPr>
        <w:lastRenderedPageBreak/>
        <w:drawing>
          <wp:inline distT="0" distB="0" distL="0" distR="0" wp14:anchorId="560BEA73" wp14:editId="1C5338BC">
            <wp:extent cx="4196630" cy="353477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34468" cy="3566640"/>
                    </a:xfrm>
                    <a:prstGeom prst="rect">
                      <a:avLst/>
                    </a:prstGeom>
                  </pic:spPr>
                </pic:pic>
              </a:graphicData>
            </a:graphic>
          </wp:inline>
        </w:drawing>
      </w:r>
    </w:p>
    <w:p w14:paraId="55EAA18D" w14:textId="77777777" w:rsidR="00C56867" w:rsidRDefault="00C56867" w:rsidP="00C56867">
      <w:r>
        <w:t>We can now do the same for all the other columns:</w:t>
      </w:r>
    </w:p>
    <w:p w14:paraId="254470DF" w14:textId="77777777" w:rsidR="00C56867" w:rsidRDefault="00C56867" w:rsidP="00C56867"/>
    <w:p w14:paraId="4DAADBE6" w14:textId="77777777" w:rsidR="00C56867" w:rsidRDefault="00C56867" w:rsidP="00C56867">
      <w:r w:rsidRPr="008B2F9D">
        <w:rPr>
          <w:noProof/>
          <w:lang w:val="en-AU" w:eastAsia="en-AU"/>
        </w:rPr>
        <w:drawing>
          <wp:inline distT="0" distB="0" distL="0" distR="0" wp14:anchorId="5C21E785" wp14:editId="1BBBB94D">
            <wp:extent cx="5730124" cy="1918611"/>
            <wp:effectExtent l="0" t="0" r="444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35007" b="-1"/>
                    <a:stretch/>
                  </pic:blipFill>
                  <pic:spPr bwMode="auto">
                    <a:xfrm>
                      <a:off x="0" y="0"/>
                      <a:ext cx="5731510" cy="1919075"/>
                    </a:xfrm>
                    <a:prstGeom prst="rect">
                      <a:avLst/>
                    </a:prstGeom>
                    <a:ln>
                      <a:noFill/>
                    </a:ln>
                    <a:extLst>
                      <a:ext uri="{53640926-AAD7-44D8-BBD7-CCE9431645EC}">
                        <a14:shadowObscured xmlns:a14="http://schemas.microsoft.com/office/drawing/2010/main"/>
                      </a:ext>
                    </a:extLst>
                  </pic:spPr>
                </pic:pic>
              </a:graphicData>
            </a:graphic>
          </wp:inline>
        </w:drawing>
      </w:r>
    </w:p>
    <w:p w14:paraId="2EC2EBEF" w14:textId="77777777" w:rsidR="00C56867" w:rsidRDefault="00C56867" w:rsidP="00C56867">
      <w:r>
        <w:t xml:space="preserve">Just copy the </w:t>
      </w:r>
      <w:r w:rsidRPr="008266FB">
        <w:rPr>
          <w:rStyle w:val="Hyperlink"/>
          <w:rFonts w:cstheme="minorHAnsi"/>
          <w:color w:val="1970B0"/>
        </w:rPr>
        <w:t>DBR</w:t>
      </w:r>
      <w:r>
        <w:t xml:space="preserve"> in the next 2 columns sections (&lt;td&gt;) and do not forget to update the measures, the 2</w:t>
      </w:r>
      <w:r w:rsidRPr="008226A5">
        <w:rPr>
          <w:vertAlign w:val="superscript"/>
        </w:rPr>
        <w:t>nd</w:t>
      </w:r>
      <w:r>
        <w:t xml:space="preserve"> column is </w:t>
      </w:r>
      <w:r w:rsidRPr="008266FB">
        <w:rPr>
          <w:rStyle w:val="Hyperlink"/>
          <w:rFonts w:cstheme="minorHAnsi"/>
          <w:color w:val="1970B0"/>
        </w:rPr>
        <w:t>UnitPrice</w:t>
      </w:r>
      <w:r>
        <w:t xml:space="preserve"> and the 3</w:t>
      </w:r>
      <w:r w:rsidRPr="008226A5">
        <w:rPr>
          <w:vertAlign w:val="superscript"/>
        </w:rPr>
        <w:t>rd</w:t>
      </w:r>
      <w:r>
        <w:t xml:space="preserve"> is </w:t>
      </w:r>
      <w:r w:rsidRPr="008266FB">
        <w:rPr>
          <w:rStyle w:val="Hyperlink"/>
          <w:rFonts w:cstheme="minorHAnsi"/>
          <w:color w:val="1970B0"/>
        </w:rPr>
        <w:t>Revenue</w:t>
      </w:r>
      <w:r>
        <w:t>:</w:t>
      </w:r>
    </w:p>
    <w:p w14:paraId="06E20073" w14:textId="77777777" w:rsidR="00C56867" w:rsidRDefault="00C56867" w:rsidP="00C56867"/>
    <w:p w14:paraId="27380057" w14:textId="77777777" w:rsidR="00C56867" w:rsidRDefault="00C56867" w:rsidP="00C56867">
      <w:r w:rsidRPr="008B2F9D">
        <w:rPr>
          <w:noProof/>
          <w:lang w:val="en-AU" w:eastAsia="en-AU"/>
        </w:rPr>
        <w:lastRenderedPageBreak/>
        <w:drawing>
          <wp:inline distT="0" distB="0" distL="0" distR="0" wp14:anchorId="0BC08C9A" wp14:editId="74DEAA50">
            <wp:extent cx="5731510" cy="3055703"/>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4237"/>
                    <a:stretch/>
                  </pic:blipFill>
                  <pic:spPr bwMode="auto">
                    <a:xfrm>
                      <a:off x="0" y="0"/>
                      <a:ext cx="5731510" cy="3055703"/>
                    </a:xfrm>
                    <a:prstGeom prst="rect">
                      <a:avLst/>
                    </a:prstGeom>
                    <a:ln>
                      <a:noFill/>
                    </a:ln>
                    <a:extLst>
                      <a:ext uri="{53640926-AAD7-44D8-BBD7-CCE9431645EC}">
                        <a14:shadowObscured xmlns:a14="http://schemas.microsoft.com/office/drawing/2010/main"/>
                      </a:ext>
                    </a:extLst>
                  </pic:spPr>
                </pic:pic>
              </a:graphicData>
            </a:graphic>
          </wp:inline>
        </w:drawing>
      </w:r>
    </w:p>
    <w:p w14:paraId="2A71C4CD" w14:textId="77777777" w:rsidR="00C56867" w:rsidRDefault="00C56867" w:rsidP="00C56867">
      <w:r>
        <w:br w:type="page"/>
      </w:r>
    </w:p>
    <w:p w14:paraId="6997B2FA" w14:textId="77777777" w:rsidR="00C56867" w:rsidRDefault="00C56867" w:rsidP="00C56867">
      <w:r>
        <w:lastRenderedPageBreak/>
        <w:t>Let’s save and refresh the dashboard to see that we have now 4 columns populated with values.</w:t>
      </w:r>
    </w:p>
    <w:p w14:paraId="7BBA1E19" w14:textId="77777777" w:rsidR="00C56867" w:rsidRDefault="00C56867" w:rsidP="00C56867">
      <w:pPr>
        <w:jc w:val="center"/>
      </w:pPr>
      <w:r w:rsidRPr="008226A5">
        <w:rPr>
          <w:noProof/>
          <w:lang w:val="en-AU" w:eastAsia="en-AU"/>
        </w:rPr>
        <w:drawing>
          <wp:inline distT="0" distB="0" distL="0" distR="0" wp14:anchorId="1D38AC03" wp14:editId="6948066B">
            <wp:extent cx="4417107" cy="4240115"/>
            <wp:effectExtent l="0" t="0" r="254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26429" cy="4249063"/>
                    </a:xfrm>
                    <a:prstGeom prst="rect">
                      <a:avLst/>
                    </a:prstGeom>
                  </pic:spPr>
                </pic:pic>
              </a:graphicData>
            </a:graphic>
          </wp:inline>
        </w:drawing>
      </w:r>
    </w:p>
    <w:p w14:paraId="2E2199E6" w14:textId="77777777" w:rsidR="00C56867" w:rsidRDefault="00C56867" w:rsidP="00C56867">
      <w:r>
        <w:t>Let’s keep the</w:t>
      </w:r>
      <w:r>
        <w:rPr>
          <w:rStyle w:val="Strong"/>
          <w:rFonts w:ascii="adobe-garamond-pro" w:hAnsi="adobe-garamond-pro"/>
          <w:sz w:val="27"/>
          <w:szCs w:val="27"/>
        </w:rPr>
        <w:t xml:space="preserve"> </w:t>
      </w:r>
      <w:r w:rsidRPr="008266FB">
        <w:rPr>
          <w:rStyle w:val="Hyperlink"/>
          <w:rFonts w:cstheme="minorHAnsi"/>
          <w:color w:val="1970B0"/>
        </w:rPr>
        <w:t>Traffic Lights</w:t>
      </w:r>
      <w:r>
        <w:rPr>
          <w:rStyle w:val="apple-converted-space"/>
          <w:rFonts w:ascii="adobe-garamond-pro" w:hAnsi="adobe-garamond-pro"/>
          <w:sz w:val="27"/>
          <w:szCs w:val="27"/>
        </w:rPr>
        <w:t> </w:t>
      </w:r>
      <w:r>
        <w:t>column for later and move on to the chart.</w:t>
      </w:r>
    </w:p>
    <w:p w14:paraId="5A19C6EC" w14:textId="77777777" w:rsidR="00C56867" w:rsidRDefault="00C56867" w:rsidP="00C56867">
      <w:pPr>
        <w:rPr>
          <w:rFonts w:asciiTheme="majorHAnsi" w:eastAsiaTheme="majorEastAsia" w:hAnsiTheme="majorHAnsi" w:cstheme="majorBidi"/>
          <w:b/>
          <w:color w:val="6D6E71"/>
          <w:sz w:val="36"/>
          <w:szCs w:val="32"/>
        </w:rPr>
      </w:pPr>
      <w:r>
        <w:br w:type="page"/>
      </w:r>
    </w:p>
    <w:p w14:paraId="29F138AF" w14:textId="77777777" w:rsidR="00C56867" w:rsidRDefault="00C56867" w:rsidP="00C56867">
      <w:pPr>
        <w:pStyle w:val="Heading1"/>
      </w:pPr>
      <w:bookmarkStart w:id="32" w:name="_Toc464562755"/>
      <w:bookmarkStart w:id="33" w:name="_Toc464673471"/>
      <w:r>
        <w:lastRenderedPageBreak/>
        <w:t>Chart</w:t>
      </w:r>
      <w:bookmarkEnd w:id="32"/>
      <w:bookmarkEnd w:id="33"/>
    </w:p>
    <w:p w14:paraId="26184919" w14:textId="77777777" w:rsidR="00C56867" w:rsidRDefault="00C56867" w:rsidP="00C56867"/>
    <w:p w14:paraId="0CB90E6A" w14:textId="77777777" w:rsidR="00C56867" w:rsidRDefault="00C56867" w:rsidP="00C56867">
      <w:pPr>
        <w:rPr>
          <w:shd w:val="clear" w:color="auto" w:fill="FFFFFF"/>
        </w:rPr>
      </w:pPr>
      <w:r>
        <w:rPr>
          <w:shd w:val="clear" w:color="auto" w:fill="FFFFFF"/>
        </w:rPr>
        <w:t>Canvas comes with a library of commonly used charts and graphs, which are ready to use including Pie-chart, bar-chart, Donut, Waterfall... All charts and graphs in Canvas are interactive and resize dynamically based on your web browser. </w:t>
      </w:r>
    </w:p>
    <w:p w14:paraId="326AB32E" w14:textId="77777777" w:rsidR="00C56867" w:rsidRPr="008226A5" w:rsidRDefault="00C56867" w:rsidP="00C56867">
      <w:r>
        <w:rPr>
          <w:shd w:val="clear" w:color="auto" w:fill="FFFFFF"/>
        </w:rPr>
        <w:t>During this training we’re going to build a bar chart.</w:t>
      </w:r>
    </w:p>
    <w:p w14:paraId="4268A7CE" w14:textId="77777777" w:rsidR="00C56867" w:rsidRDefault="00C56867" w:rsidP="00C56867">
      <w:r w:rsidRPr="008226A5">
        <w:rPr>
          <w:noProof/>
          <w:lang w:val="en-AU" w:eastAsia="en-AU"/>
        </w:rPr>
        <w:drawing>
          <wp:inline distT="0" distB="0" distL="0" distR="0" wp14:anchorId="7FA95F1A" wp14:editId="1FB2679A">
            <wp:extent cx="5731510" cy="287782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877820"/>
                    </a:xfrm>
                    <a:prstGeom prst="rect">
                      <a:avLst/>
                    </a:prstGeom>
                  </pic:spPr>
                </pic:pic>
              </a:graphicData>
            </a:graphic>
          </wp:inline>
        </w:drawing>
      </w:r>
    </w:p>
    <w:p w14:paraId="43FA573D" w14:textId="77777777" w:rsidR="00C56867" w:rsidRDefault="00C56867" w:rsidP="00C56867">
      <w:r>
        <w:t>The code area where we want to build the chart is:</w:t>
      </w:r>
    </w:p>
    <w:p w14:paraId="75F18AFC" w14:textId="77777777" w:rsidR="00C56867" w:rsidRDefault="00C56867" w:rsidP="00EF194F">
      <w:pPr>
        <w:jc w:val="center"/>
      </w:pPr>
      <w:r>
        <w:rPr>
          <w:noProof/>
          <w:lang w:val="en-AU" w:eastAsia="en-AU"/>
        </w:rPr>
        <w:drawing>
          <wp:inline distT="0" distB="0" distL="0" distR="0" wp14:anchorId="1A3D3BDD" wp14:editId="3A2E5A9D">
            <wp:extent cx="2886075" cy="1619250"/>
            <wp:effectExtent l="0" t="0" r="9525" b="0"/>
            <wp:docPr id="33" name="Picture 33" descr="https://static1.squarespace.com/static/574b9cc762cd9436c8fc3c92/t/57d73a30f5e231039edd83c9/1473722933311/?format=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atic1.squarespace.com/static/574b9cc762cd9436c8fc3c92/t/57d73a30f5e231039edd83c9/1473722933311/?format=500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86075" cy="1619250"/>
                    </a:xfrm>
                    <a:prstGeom prst="rect">
                      <a:avLst/>
                    </a:prstGeom>
                    <a:noFill/>
                    <a:ln>
                      <a:noFill/>
                    </a:ln>
                  </pic:spPr>
                </pic:pic>
              </a:graphicData>
            </a:graphic>
          </wp:inline>
        </w:drawing>
      </w:r>
    </w:p>
    <w:p w14:paraId="4E6DDEDB" w14:textId="77777777" w:rsidR="00C56867" w:rsidRDefault="00C56867" w:rsidP="00C56867">
      <w:r>
        <w:br w:type="page"/>
      </w:r>
    </w:p>
    <w:p w14:paraId="680B5465" w14:textId="77777777" w:rsidR="00C56867" w:rsidRDefault="00C56867" w:rsidP="00C56867">
      <w:r>
        <w:lastRenderedPageBreak/>
        <w:t>Copy the HTML code to create a discrete bar chart:</w:t>
      </w:r>
    </w:p>
    <w:p w14:paraId="15B1828E" w14:textId="77777777" w:rsidR="00C56867" w:rsidRDefault="00C56867" w:rsidP="00C56867">
      <w:r>
        <w:t xml:space="preserve">                  </w:t>
      </w:r>
      <w:r w:rsidRPr="00C44CB2">
        <w:rPr>
          <w:rStyle w:val="cm-tag"/>
          <w:color w:val="117700"/>
        </w:rPr>
        <w:t xml:space="preserve">&lt;tm1-ui-chart </w:t>
      </w:r>
      <w:r w:rsidRPr="00C44CB2">
        <w:rPr>
          <w:rStyle w:val="cm-attribute"/>
          <w:color w:val="0000CC"/>
        </w:rPr>
        <w:t>tm1-chart-type</w:t>
      </w:r>
      <w:r>
        <w:t>=</w:t>
      </w:r>
      <w:r w:rsidRPr="003F12E3">
        <w:rPr>
          <w:rStyle w:val="cm-tag"/>
          <w:color w:val="117700"/>
        </w:rPr>
        <w:t xml:space="preserve">"discreteBar" </w:t>
      </w:r>
      <w:r w:rsidRPr="00C44CB2">
        <w:rPr>
          <w:rStyle w:val="cm-attribute"/>
          <w:color w:val="0000CC"/>
        </w:rPr>
        <w:t>tm1-height</w:t>
      </w:r>
      <w:r>
        <w:t>=</w:t>
      </w:r>
      <w:r w:rsidRPr="003F12E3">
        <w:rPr>
          <w:rStyle w:val="cm-tag"/>
          <w:color w:val="117700"/>
        </w:rPr>
        <w:t xml:space="preserve">"300" </w:t>
      </w:r>
      <w:r w:rsidRPr="00C44CB2">
        <w:rPr>
          <w:rStyle w:val="cm-attribute"/>
          <w:color w:val="0000CC"/>
        </w:rPr>
        <w:t>tm1-axis-label-x</w:t>
      </w:r>
      <w:r>
        <w:t>=</w:t>
      </w:r>
      <w:r w:rsidRPr="00C44CB2">
        <w:rPr>
          <w:rStyle w:val="cm-tag"/>
          <w:color w:val="117700"/>
        </w:rPr>
        <w:t xml:space="preserve">"Amount(s)" </w:t>
      </w:r>
      <w:r w:rsidRPr="00C44CB2">
        <w:rPr>
          <w:rStyle w:val="cm-attribute"/>
          <w:color w:val="0000CC"/>
        </w:rPr>
        <w:t>tm1-axis-label-y</w:t>
      </w:r>
      <w:r>
        <w:t>=</w:t>
      </w:r>
      <w:r w:rsidRPr="003F12E3">
        <w:rPr>
          <w:rStyle w:val="cm-tag"/>
          <w:color w:val="117700"/>
        </w:rPr>
        <w:t>""</w:t>
      </w:r>
      <w:r>
        <w:t xml:space="preserve"> </w:t>
      </w:r>
      <w:r w:rsidRPr="00C44CB2">
        <w:rPr>
          <w:rStyle w:val="cm-attribute"/>
          <w:color w:val="0000CC"/>
        </w:rPr>
        <w:t>tm1-duration</w:t>
      </w:r>
      <w:r>
        <w:t>="</w:t>
      </w:r>
      <w:r w:rsidRPr="003F12E3">
        <w:rPr>
          <w:rStyle w:val="cm-tag"/>
          <w:color w:val="117700"/>
        </w:rPr>
        <w:t>2000</w:t>
      </w:r>
      <w:r>
        <w:t xml:space="preserve">" </w:t>
      </w:r>
      <w:r w:rsidRPr="00C44CB2">
        <w:rPr>
          <w:rStyle w:val="cm-attribute"/>
          <w:color w:val="0000CC"/>
        </w:rPr>
        <w:t>tm1-margin</w:t>
      </w:r>
      <w:r w:rsidRPr="003F12E3">
        <w:rPr>
          <w:rStyle w:val="cm-tag"/>
          <w:color w:val="117700"/>
        </w:rPr>
        <w:t>="{top:10, right: 10, bottom:20, left:10}</w:t>
      </w:r>
      <w:r>
        <w:t xml:space="preserve">"&gt;  </w:t>
      </w:r>
    </w:p>
    <w:p w14:paraId="55EA4F96" w14:textId="77777777" w:rsidR="00C56867" w:rsidRDefault="00C56867" w:rsidP="00C56867">
      <w:r>
        <w:t xml:space="preserve">                  </w:t>
      </w:r>
      <w:r w:rsidRPr="003F12E3">
        <w:rPr>
          <w:rStyle w:val="cm-tag"/>
          <w:color w:val="117700"/>
        </w:rPr>
        <w:t xml:space="preserve">&lt;tm1-ui-chart-dbr </w:t>
      </w:r>
      <w:r w:rsidRPr="003F12E3">
        <w:rPr>
          <w:rStyle w:val="cm-attribute"/>
          <w:color w:val="0000CC"/>
        </w:rPr>
        <w:t>tm1-label</w:t>
      </w:r>
      <w:r>
        <w:t>=</w:t>
      </w:r>
      <w:r w:rsidRPr="003F12E3">
        <w:rPr>
          <w:rStyle w:val="cm-tag"/>
          <w:color w:val="117700"/>
        </w:rPr>
        <w:t>""</w:t>
      </w:r>
      <w:r>
        <w:t xml:space="preserve"> </w:t>
      </w:r>
      <w:r w:rsidRPr="003F12E3">
        <w:rPr>
          <w:rStyle w:val="cm-attribute"/>
          <w:color w:val="0000CC"/>
        </w:rPr>
        <w:t>tm1-instance</w:t>
      </w:r>
      <w:r>
        <w:t>=</w:t>
      </w:r>
      <w:r w:rsidRPr="003F12E3">
        <w:rPr>
          <w:rStyle w:val="cm-tag"/>
          <w:color w:val="117700"/>
        </w:rPr>
        <w:t xml:space="preserve">"" </w:t>
      </w:r>
      <w:r w:rsidRPr="003F12E3">
        <w:rPr>
          <w:rStyle w:val="cm-attribute"/>
          <w:color w:val="0000CC"/>
        </w:rPr>
        <w:t>tm1-cube</w:t>
      </w:r>
      <w:r>
        <w:t>=</w:t>
      </w:r>
      <w:r w:rsidRPr="003F12E3">
        <w:rPr>
          <w:rStyle w:val="cm-tag"/>
          <w:color w:val="117700"/>
        </w:rPr>
        <w:t>""</w:t>
      </w:r>
      <w:r>
        <w:t xml:space="preserve"> </w:t>
      </w:r>
      <w:r w:rsidRPr="003F12E3">
        <w:rPr>
          <w:rStyle w:val="cm-attribute"/>
          <w:color w:val="0000CC"/>
        </w:rPr>
        <w:t>tm1-elements</w:t>
      </w:r>
      <w:r>
        <w:t>=</w:t>
      </w:r>
      <w:r w:rsidRPr="003F12E3">
        <w:rPr>
          <w:rStyle w:val="cm-tag"/>
          <w:color w:val="117700"/>
        </w:rPr>
        <w:t xml:space="preserve">'' </w:t>
      </w:r>
      <w:r>
        <w:t>&gt;</w:t>
      </w:r>
      <w:r w:rsidRPr="003F12E3">
        <w:rPr>
          <w:rStyle w:val="cm-tag"/>
          <w:color w:val="117700"/>
        </w:rPr>
        <w:t>&lt;/tm1-ui-chart-dbr&gt;</w:t>
      </w:r>
    </w:p>
    <w:p w14:paraId="18FC0AB5" w14:textId="77777777" w:rsidR="00C56867" w:rsidRDefault="00C56867" w:rsidP="00C56867">
      <w:r>
        <w:t xml:space="preserve">                  </w:t>
      </w:r>
      <w:r w:rsidRPr="00193D83">
        <w:rPr>
          <w:rStyle w:val="cm-tag"/>
          <w:color w:val="117700"/>
        </w:rPr>
        <w:t>&lt;/tm1-ui-chart&gt;</w:t>
      </w:r>
    </w:p>
    <w:p w14:paraId="183373BC" w14:textId="77777777" w:rsidR="00C56867" w:rsidRDefault="00C56867" w:rsidP="00C56867">
      <w:r>
        <w:t>And past it in the panel-body area:</w:t>
      </w:r>
    </w:p>
    <w:p w14:paraId="08EBACB2" w14:textId="77777777" w:rsidR="00C56867" w:rsidRDefault="00C56867" w:rsidP="00C56867">
      <w:r w:rsidRPr="003F12E3">
        <w:rPr>
          <w:noProof/>
          <w:lang w:val="en-AU" w:eastAsia="en-AU"/>
        </w:rPr>
        <w:drawing>
          <wp:inline distT="0" distB="0" distL="0" distR="0" wp14:anchorId="1F56FDE6" wp14:editId="67571142">
            <wp:extent cx="5731510" cy="11480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148080"/>
                    </a:xfrm>
                    <a:prstGeom prst="rect">
                      <a:avLst/>
                    </a:prstGeom>
                  </pic:spPr>
                </pic:pic>
              </a:graphicData>
            </a:graphic>
          </wp:inline>
        </w:drawing>
      </w:r>
    </w:p>
    <w:p w14:paraId="544CE162" w14:textId="77777777" w:rsidR="00C56867" w:rsidRDefault="00C56867" w:rsidP="00C56867">
      <w:r>
        <w:t xml:space="preserve">Now let’s update the </w:t>
      </w:r>
      <w:r w:rsidRPr="008266FB">
        <w:rPr>
          <w:rStyle w:val="Hyperlink"/>
          <w:rFonts w:cstheme="minorHAnsi"/>
          <w:color w:val="1970B0"/>
        </w:rPr>
        <w:t>tm1-ui-chart</w:t>
      </w:r>
      <w:r w:rsidRPr="00D672B9">
        <w:rPr>
          <w:rStyle w:val="apple-converted-space"/>
          <w:rFonts w:ascii="adobe-garamond-pro" w:hAnsi="adobe-garamond-pro"/>
          <w:sz w:val="27"/>
          <w:szCs w:val="27"/>
        </w:rPr>
        <w:t> </w:t>
      </w:r>
      <w:r>
        <w:t>attributes:</w:t>
      </w:r>
    </w:p>
    <w:p w14:paraId="246F59B3" w14:textId="77777777" w:rsidR="00C56867" w:rsidRPr="00D672B9" w:rsidRDefault="00C56867" w:rsidP="00C56867">
      <w:pPr>
        <w:pStyle w:val="ListParagraph"/>
        <w:numPr>
          <w:ilvl w:val="0"/>
          <w:numId w:val="18"/>
        </w:numPr>
        <w:spacing w:before="0" w:after="160"/>
        <w:rPr>
          <w:rStyle w:val="apple-converted-space"/>
        </w:rPr>
      </w:pPr>
      <w:r w:rsidRPr="008266FB">
        <w:rPr>
          <w:rStyle w:val="Hyperlink"/>
          <w:rFonts w:cstheme="minorHAnsi"/>
          <w:color w:val="1970B0"/>
        </w:rPr>
        <w:t>tm1-cube</w:t>
      </w:r>
      <w:r>
        <w:rPr>
          <w:color w:val="FF2B55"/>
        </w:rPr>
        <w:t>:</w:t>
      </w:r>
      <w:r w:rsidRPr="00D672B9">
        <w:rPr>
          <w:rStyle w:val="apple-converted-space"/>
          <w:rFonts w:ascii="adobe-garamond-pro" w:hAnsi="adobe-garamond-pro"/>
          <w:sz w:val="27"/>
          <w:szCs w:val="27"/>
        </w:rPr>
        <w:t> </w:t>
      </w:r>
      <w:r>
        <w:t>is Sales</w:t>
      </w:r>
      <w:r w:rsidRPr="00D672B9">
        <w:rPr>
          <w:rStyle w:val="apple-converted-space"/>
          <w:rFonts w:ascii="adobe-garamond-pro" w:hAnsi="adobe-garamond-pro"/>
          <w:sz w:val="27"/>
          <w:szCs w:val="27"/>
        </w:rPr>
        <w:t> </w:t>
      </w:r>
    </w:p>
    <w:p w14:paraId="5ED0ED7C" w14:textId="77777777" w:rsidR="00C56867" w:rsidRDefault="00C56867" w:rsidP="00C56867">
      <w:pPr>
        <w:pStyle w:val="ListParagraph"/>
        <w:numPr>
          <w:ilvl w:val="0"/>
          <w:numId w:val="18"/>
        </w:numPr>
        <w:spacing w:before="0" w:after="160"/>
      </w:pPr>
      <w:r w:rsidRPr="008266FB">
        <w:rPr>
          <w:rStyle w:val="Hyperlink"/>
          <w:rFonts w:cstheme="minorHAnsi"/>
          <w:color w:val="1970B0"/>
        </w:rPr>
        <w:t>tm1-label</w:t>
      </w:r>
      <w:r>
        <w:rPr>
          <w:bCs/>
          <w:color w:val="FF2B55"/>
        </w:rPr>
        <w:t>:</w:t>
      </w:r>
      <w:r w:rsidRPr="00D672B9">
        <w:rPr>
          <w:rStyle w:val="apple-converted-space"/>
          <w:rFonts w:ascii="adobe-garamond-pro" w:hAnsi="adobe-garamond-pro"/>
          <w:sz w:val="27"/>
          <w:szCs w:val="27"/>
        </w:rPr>
        <w:t> </w:t>
      </w:r>
      <w:r>
        <w:t xml:space="preserve">is Quantity </w:t>
      </w:r>
    </w:p>
    <w:p w14:paraId="10339680" w14:textId="77777777" w:rsidR="00C56867" w:rsidRDefault="00C56867" w:rsidP="00C56867">
      <w:pPr>
        <w:pStyle w:val="ListParagraph"/>
        <w:numPr>
          <w:ilvl w:val="0"/>
          <w:numId w:val="18"/>
        </w:numPr>
        <w:spacing w:before="0" w:after="160"/>
      </w:pPr>
      <w:r w:rsidRPr="008266FB">
        <w:rPr>
          <w:rStyle w:val="Hyperlink"/>
          <w:rFonts w:cstheme="minorHAnsi"/>
          <w:color w:val="1970B0"/>
        </w:rPr>
        <w:t>tm1-elements</w:t>
      </w:r>
      <w:r w:rsidRPr="00D672B9">
        <w:t>:</w:t>
      </w:r>
      <w:r>
        <w:rPr>
          <w:rStyle w:val="apple-converted-space"/>
          <w:rFonts w:ascii="adobe-garamond-pro" w:hAnsi="adobe-garamond-pro"/>
          <w:sz w:val="27"/>
          <w:szCs w:val="27"/>
        </w:rPr>
        <w:t xml:space="preserve"> </w:t>
      </w:r>
      <w:r w:rsidRPr="008D6D49">
        <w:t>'{{</w:t>
      </w:r>
      <w:r>
        <w:t>page.titles.product</w:t>
      </w:r>
      <w:r w:rsidRPr="008D6D49">
        <w:t>}},"All","All",{{page.titles.month}},"Quantity"'</w:t>
      </w:r>
      <w:r>
        <w:t>:</w:t>
      </w:r>
    </w:p>
    <w:p w14:paraId="262167EC" w14:textId="77777777" w:rsidR="00C56867" w:rsidRDefault="00C56867" w:rsidP="00C56867">
      <w:r>
        <w:t>tm1-elements value is the same list as our first tm1-ui-dbr:</w:t>
      </w:r>
    </w:p>
    <w:p w14:paraId="6A9C7DC8" w14:textId="77777777" w:rsidR="00C56867" w:rsidRDefault="00C56867" w:rsidP="00C56867">
      <w:r w:rsidRPr="00F6462A">
        <w:rPr>
          <w:noProof/>
          <w:lang w:val="en-AU" w:eastAsia="en-AU"/>
        </w:rPr>
        <w:drawing>
          <wp:inline distT="0" distB="0" distL="0" distR="0" wp14:anchorId="123DED5E" wp14:editId="6CC7E133">
            <wp:extent cx="5731510" cy="18192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819275"/>
                    </a:xfrm>
                    <a:prstGeom prst="rect">
                      <a:avLst/>
                    </a:prstGeom>
                  </pic:spPr>
                </pic:pic>
              </a:graphicData>
            </a:graphic>
          </wp:inline>
        </w:drawing>
      </w:r>
    </w:p>
    <w:p w14:paraId="10925294" w14:textId="77777777" w:rsidR="00C56867" w:rsidRDefault="00C56867" w:rsidP="00C56867">
      <w:r>
        <w:t>The tm1-ui-chart-dbr will be:</w:t>
      </w:r>
    </w:p>
    <w:p w14:paraId="5876A0FA" w14:textId="77777777" w:rsidR="00C56867" w:rsidRPr="0083090F" w:rsidRDefault="00C56867" w:rsidP="00C56867">
      <w:pPr>
        <w:rPr>
          <w:lang w:val="fr-FR"/>
        </w:rPr>
      </w:pPr>
      <w:r w:rsidRPr="0083090F">
        <w:rPr>
          <w:rStyle w:val="cm-tag"/>
          <w:color w:val="117700"/>
          <w:lang w:val="fr-FR"/>
        </w:rPr>
        <w:t>&lt;tm1-ui-chart-dbr</w:t>
      </w:r>
      <w:r w:rsidRPr="0083090F">
        <w:rPr>
          <w:lang w:val="fr-FR"/>
        </w:rPr>
        <w:t xml:space="preserve"> </w:t>
      </w:r>
    </w:p>
    <w:p w14:paraId="5A0A6CE9" w14:textId="77777777" w:rsidR="00C56867" w:rsidRPr="0083090F" w:rsidRDefault="00C56867" w:rsidP="00C56867">
      <w:pPr>
        <w:rPr>
          <w:lang w:val="fr-FR"/>
        </w:rPr>
      </w:pPr>
      <w:r w:rsidRPr="0083090F">
        <w:rPr>
          <w:lang w:val="fr-FR"/>
        </w:rPr>
        <w:t xml:space="preserve">   </w:t>
      </w:r>
      <w:r w:rsidRPr="0083090F">
        <w:rPr>
          <w:rStyle w:val="cm-attribute"/>
          <w:color w:val="0000CC"/>
          <w:lang w:val="fr-FR"/>
        </w:rPr>
        <w:t>tm1-label</w:t>
      </w:r>
      <w:r w:rsidRPr="0083090F">
        <w:rPr>
          <w:lang w:val="fr-FR"/>
        </w:rPr>
        <w:t>=</w:t>
      </w:r>
      <w:r w:rsidRPr="0083090F">
        <w:rPr>
          <w:rStyle w:val="cm-string"/>
          <w:color w:val="11AA11"/>
          <w:lang w:val="fr-FR"/>
        </w:rPr>
        <w:t>"Quantity"</w:t>
      </w:r>
      <w:r w:rsidRPr="0083090F">
        <w:rPr>
          <w:lang w:val="fr-FR"/>
        </w:rPr>
        <w:t xml:space="preserve"> </w:t>
      </w:r>
    </w:p>
    <w:p w14:paraId="5D011B88" w14:textId="77777777" w:rsidR="00C56867" w:rsidRDefault="00C56867" w:rsidP="00C56867">
      <w:r w:rsidRPr="0083090F">
        <w:rPr>
          <w:lang w:val="fr-FR"/>
        </w:rPr>
        <w:t xml:space="preserve">   </w:t>
      </w:r>
      <w:r>
        <w:rPr>
          <w:rStyle w:val="cm-attribute"/>
          <w:color w:val="0000CC"/>
        </w:rPr>
        <w:t>tm1-instance</w:t>
      </w:r>
      <w:r>
        <w:t>=</w:t>
      </w:r>
      <w:r>
        <w:rPr>
          <w:rStyle w:val="cm-string"/>
          <w:color w:val="11AA11"/>
        </w:rPr>
        <w:t>"northwind"</w:t>
      </w:r>
      <w:r>
        <w:t xml:space="preserve"> </w:t>
      </w:r>
    </w:p>
    <w:p w14:paraId="0E8A1809" w14:textId="77777777" w:rsidR="00C56867" w:rsidRDefault="00C56867" w:rsidP="00C56867">
      <w:r>
        <w:t xml:space="preserve">   </w:t>
      </w:r>
      <w:r>
        <w:rPr>
          <w:rStyle w:val="cm-attribute"/>
          <w:color w:val="0000CC"/>
        </w:rPr>
        <w:t>tm1-cube</w:t>
      </w:r>
      <w:r>
        <w:t>=</w:t>
      </w:r>
      <w:r>
        <w:rPr>
          <w:rStyle w:val="cm-string"/>
          <w:color w:val="11AA11"/>
        </w:rPr>
        <w:t>"Sales"</w:t>
      </w:r>
      <w:r>
        <w:t xml:space="preserve"> </w:t>
      </w:r>
    </w:p>
    <w:p w14:paraId="62C8CCC3" w14:textId="77777777" w:rsidR="00C56867" w:rsidRDefault="00C56867" w:rsidP="00C56867">
      <w:r>
        <w:t xml:space="preserve">   </w:t>
      </w:r>
      <w:r>
        <w:rPr>
          <w:rStyle w:val="cm-attribute"/>
          <w:color w:val="0000CC"/>
        </w:rPr>
        <w:t>tm1-elements</w:t>
      </w:r>
      <w:r>
        <w:t>=</w:t>
      </w:r>
      <w:r w:rsidRPr="008D6D49">
        <w:t xml:space="preserve"> </w:t>
      </w:r>
      <w:r w:rsidRPr="008D6D49">
        <w:rPr>
          <w:rStyle w:val="cm-string"/>
          <w:color w:val="11AA11"/>
        </w:rPr>
        <w:t>'{{</w:t>
      </w:r>
      <w:r>
        <w:rPr>
          <w:rStyle w:val="cm-string"/>
          <w:color w:val="11AA11"/>
        </w:rPr>
        <w:t>page.titles.product</w:t>
      </w:r>
      <w:r w:rsidRPr="008D6D49">
        <w:rPr>
          <w:rStyle w:val="cm-string"/>
          <w:color w:val="11AA11"/>
        </w:rPr>
        <w:t xml:space="preserve">}},"All","All",{{page.titles.month}},"Quantity"' </w:t>
      </w:r>
      <w:r>
        <w:rPr>
          <w:rStyle w:val="cm-tag"/>
          <w:color w:val="117700"/>
        </w:rPr>
        <w:t>&gt;</w:t>
      </w:r>
    </w:p>
    <w:p w14:paraId="4C643738" w14:textId="77777777" w:rsidR="00C56867" w:rsidRDefault="00C56867" w:rsidP="00C56867">
      <w:r>
        <w:rPr>
          <w:rStyle w:val="cm-tag"/>
          <w:color w:val="117700"/>
        </w:rPr>
        <w:lastRenderedPageBreak/>
        <w:t>&lt;/tm1-ui-chart-dbr&gt;</w:t>
      </w:r>
    </w:p>
    <w:p w14:paraId="3BA74C24" w14:textId="77777777" w:rsidR="00C56867" w:rsidRDefault="00C56867" w:rsidP="00C56867"/>
    <w:p w14:paraId="1C20D107" w14:textId="77777777" w:rsidR="00C56867" w:rsidRDefault="00C56867" w:rsidP="00C56867">
      <w:pPr>
        <w:rPr>
          <w:rStyle w:val="Strong"/>
          <w:rFonts w:ascii="adobe-garamond-pro" w:hAnsi="adobe-garamond-pro"/>
          <w:sz w:val="27"/>
          <w:szCs w:val="27"/>
        </w:rPr>
      </w:pPr>
      <w:r>
        <w:t>Let's copy 3 more times this</w:t>
      </w:r>
      <w:r>
        <w:rPr>
          <w:rStyle w:val="apple-converted-space"/>
          <w:rFonts w:ascii="adobe-garamond-pro" w:hAnsi="adobe-garamond-pro"/>
          <w:sz w:val="27"/>
          <w:szCs w:val="27"/>
        </w:rPr>
        <w:t> </w:t>
      </w:r>
      <w:r w:rsidRPr="008266FB">
        <w:rPr>
          <w:rStyle w:val="Hyperlink"/>
          <w:rFonts w:cstheme="minorHAnsi"/>
          <w:color w:val="1970B0"/>
        </w:rPr>
        <w:t>tm1-ui-chart-dbr</w:t>
      </w:r>
      <w:r w:rsidRPr="008266FB">
        <w:rPr>
          <w:rStyle w:val="Hyperlink"/>
          <w:rFonts w:cstheme="minorHAnsi"/>
          <w:b/>
          <w:bCs/>
          <w:color w:val="1970B0"/>
        </w:rPr>
        <w:t>:</w:t>
      </w:r>
    </w:p>
    <w:p w14:paraId="31FFCC1D" w14:textId="77777777" w:rsidR="00C56867" w:rsidRDefault="00C56867" w:rsidP="00C56867">
      <w:r w:rsidRPr="00F6462A">
        <w:rPr>
          <w:noProof/>
          <w:lang w:val="en-AU" w:eastAsia="en-AU"/>
        </w:rPr>
        <w:drawing>
          <wp:inline distT="0" distB="0" distL="0" distR="0" wp14:anchorId="4B174841" wp14:editId="573BC0A6">
            <wp:extent cx="5731510" cy="13138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313815"/>
                    </a:xfrm>
                    <a:prstGeom prst="rect">
                      <a:avLst/>
                    </a:prstGeom>
                  </pic:spPr>
                </pic:pic>
              </a:graphicData>
            </a:graphic>
          </wp:inline>
        </w:drawing>
      </w:r>
    </w:p>
    <w:p w14:paraId="3D4654D2" w14:textId="77777777" w:rsidR="00C56867" w:rsidRDefault="00C56867" w:rsidP="00C56867">
      <w:pPr>
        <w:rPr>
          <w:rStyle w:val="Strong"/>
          <w:rFonts w:ascii="adobe-garamond-pro" w:hAnsi="adobe-garamond-pro"/>
          <w:sz w:val="27"/>
          <w:szCs w:val="27"/>
        </w:rPr>
      </w:pPr>
      <w:r>
        <w:t>and replace the</w:t>
      </w:r>
      <w:r>
        <w:rPr>
          <w:rStyle w:val="apple-converted-space"/>
          <w:rFonts w:ascii="adobe-garamond-pro" w:hAnsi="adobe-garamond-pro"/>
          <w:sz w:val="27"/>
          <w:szCs w:val="27"/>
        </w:rPr>
        <w:t> </w:t>
      </w:r>
      <w:r w:rsidRPr="008266FB">
        <w:rPr>
          <w:rStyle w:val="Hyperlink"/>
          <w:rFonts w:cstheme="minorHAnsi"/>
          <w:color w:val="1970B0"/>
        </w:rPr>
        <w:t>Quantity</w:t>
      </w:r>
      <w:r>
        <w:rPr>
          <w:rStyle w:val="apple-converted-space"/>
          <w:rFonts w:ascii="adobe-garamond-pro" w:hAnsi="adobe-garamond-pro"/>
          <w:sz w:val="27"/>
          <w:szCs w:val="27"/>
        </w:rPr>
        <w:t> </w:t>
      </w:r>
      <w:r>
        <w:t>to</w:t>
      </w:r>
      <w:r>
        <w:rPr>
          <w:rStyle w:val="apple-converted-space"/>
          <w:rFonts w:ascii="adobe-garamond-pro" w:hAnsi="adobe-garamond-pro"/>
          <w:sz w:val="27"/>
          <w:szCs w:val="27"/>
        </w:rPr>
        <w:t> </w:t>
      </w:r>
      <w:r w:rsidRPr="008266FB">
        <w:rPr>
          <w:rStyle w:val="Hyperlink"/>
          <w:rFonts w:cstheme="minorHAnsi"/>
          <w:color w:val="1970B0"/>
        </w:rPr>
        <w:t>UnitPrice</w:t>
      </w:r>
      <w:r w:rsidRPr="001A4753">
        <w:rPr>
          <w:bCs/>
          <w:color w:val="FF2B55"/>
        </w:rPr>
        <w:t xml:space="preserve"> </w:t>
      </w:r>
      <w:r>
        <w:t>for the second one and</w:t>
      </w:r>
      <w:r>
        <w:rPr>
          <w:rStyle w:val="apple-converted-space"/>
          <w:rFonts w:ascii="adobe-garamond-pro" w:hAnsi="adobe-garamond-pro"/>
          <w:sz w:val="27"/>
          <w:szCs w:val="27"/>
        </w:rPr>
        <w:t> </w:t>
      </w:r>
      <w:r w:rsidRPr="008266FB">
        <w:rPr>
          <w:rStyle w:val="Hyperlink"/>
          <w:rFonts w:cstheme="minorHAnsi"/>
          <w:color w:val="1970B0"/>
        </w:rPr>
        <w:t>Revenue</w:t>
      </w:r>
      <w:r w:rsidRPr="001A4753">
        <w:rPr>
          <w:color w:val="FF2B55"/>
        </w:rPr>
        <w:t> </w:t>
      </w:r>
      <w:r>
        <w:t>for the third one. Do not forget to replace the Quantity in</w:t>
      </w:r>
      <w:r>
        <w:rPr>
          <w:rStyle w:val="apple-converted-space"/>
          <w:rFonts w:ascii="adobe-garamond-pro" w:hAnsi="adobe-garamond-pro"/>
          <w:sz w:val="27"/>
          <w:szCs w:val="27"/>
        </w:rPr>
        <w:t> </w:t>
      </w:r>
      <w:r w:rsidRPr="008266FB">
        <w:rPr>
          <w:rStyle w:val="Hyperlink"/>
          <w:rFonts w:cstheme="minorHAnsi"/>
          <w:color w:val="1970B0"/>
        </w:rPr>
        <w:t>tm1-label</w:t>
      </w:r>
      <w:r w:rsidRPr="001A4753">
        <w:rPr>
          <w:b/>
          <w:bCs/>
        </w:rPr>
        <w:t>:</w:t>
      </w:r>
    </w:p>
    <w:p w14:paraId="4E30BF6D" w14:textId="77777777" w:rsidR="00C56867" w:rsidRDefault="00C56867" w:rsidP="00C56867">
      <w:pPr>
        <w:rPr>
          <w:rStyle w:val="Strong"/>
          <w:rFonts w:ascii="adobe-garamond-pro" w:hAnsi="adobe-garamond-pro"/>
          <w:sz w:val="27"/>
          <w:szCs w:val="27"/>
        </w:rPr>
      </w:pPr>
      <w:r w:rsidRPr="008D6D49">
        <w:rPr>
          <w:noProof/>
          <w:lang w:val="en-AU" w:eastAsia="en-AU"/>
        </w:rPr>
        <w:drawing>
          <wp:inline distT="0" distB="0" distL="0" distR="0" wp14:anchorId="2A5A94BF" wp14:editId="70092133">
            <wp:extent cx="5731510" cy="2129155"/>
            <wp:effectExtent l="0" t="0" r="254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129155"/>
                    </a:xfrm>
                    <a:prstGeom prst="rect">
                      <a:avLst/>
                    </a:prstGeom>
                  </pic:spPr>
                </pic:pic>
              </a:graphicData>
            </a:graphic>
          </wp:inline>
        </w:drawing>
      </w:r>
    </w:p>
    <w:p w14:paraId="3F2C88D9" w14:textId="77777777" w:rsidR="00C56867" w:rsidRPr="008D6D49" w:rsidRDefault="00C56867" w:rsidP="00C56867">
      <w:pPr>
        <w:rPr>
          <w:rFonts w:ascii="adobe-garamond-pro" w:hAnsi="adobe-garamond-pro"/>
          <w:sz w:val="27"/>
          <w:szCs w:val="27"/>
        </w:rPr>
      </w:pPr>
      <w:r>
        <w:rPr>
          <w:rStyle w:val="apple-converted-space"/>
          <w:rFonts w:ascii="adobe-garamond-pro" w:hAnsi="adobe-garamond-pro"/>
          <w:sz w:val="27"/>
          <w:szCs w:val="27"/>
        </w:rPr>
        <w:t> </w:t>
      </w:r>
      <w:r>
        <w:t>and inside</w:t>
      </w:r>
      <w:r>
        <w:rPr>
          <w:rStyle w:val="apple-converted-space"/>
          <w:rFonts w:ascii="adobe-garamond-pro" w:hAnsi="adobe-garamond-pro"/>
          <w:sz w:val="27"/>
          <w:szCs w:val="27"/>
        </w:rPr>
        <w:t> </w:t>
      </w:r>
      <w:r w:rsidRPr="008266FB">
        <w:rPr>
          <w:rStyle w:val="Hyperlink"/>
          <w:rFonts w:cstheme="minorHAnsi"/>
          <w:color w:val="1970B0"/>
        </w:rPr>
        <w:t>tm1-elements</w:t>
      </w:r>
      <w:r w:rsidRPr="001A4753">
        <w:rPr>
          <w:bCs/>
          <w:color w:val="FF2B55"/>
        </w:rPr>
        <w:t>:</w:t>
      </w:r>
    </w:p>
    <w:p w14:paraId="2A8AB4EA" w14:textId="77777777" w:rsidR="00C56867" w:rsidRDefault="00C56867" w:rsidP="00C56867"/>
    <w:p w14:paraId="264B44CF" w14:textId="77777777" w:rsidR="00C56867" w:rsidRDefault="00C56867" w:rsidP="00EF194F">
      <w:pPr>
        <w:jc w:val="center"/>
      </w:pPr>
      <w:r w:rsidRPr="008D6D49">
        <w:rPr>
          <w:noProof/>
          <w:lang w:val="en-AU" w:eastAsia="en-AU"/>
        </w:rPr>
        <w:drawing>
          <wp:inline distT="0" distB="0" distL="0" distR="0" wp14:anchorId="294B9C1D" wp14:editId="54B0BE4E">
            <wp:extent cx="4620270" cy="733527"/>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20270" cy="733527"/>
                    </a:xfrm>
                    <a:prstGeom prst="rect">
                      <a:avLst/>
                    </a:prstGeom>
                  </pic:spPr>
                </pic:pic>
              </a:graphicData>
            </a:graphic>
          </wp:inline>
        </w:drawing>
      </w:r>
    </w:p>
    <w:p w14:paraId="309B7DD6" w14:textId="77777777" w:rsidR="00C56867" w:rsidRDefault="00C56867" w:rsidP="00C56867"/>
    <w:p w14:paraId="58373CE7" w14:textId="77777777" w:rsidR="00C56867" w:rsidRDefault="00C56867" w:rsidP="00C56867"/>
    <w:p w14:paraId="5A2852AB" w14:textId="77777777" w:rsidR="00C56867" w:rsidRDefault="00C56867" w:rsidP="00C56867"/>
    <w:p w14:paraId="57F84169" w14:textId="77777777" w:rsidR="00C56867" w:rsidRDefault="00C56867" w:rsidP="00C56867"/>
    <w:p w14:paraId="69F24A6F" w14:textId="77777777" w:rsidR="00C56867" w:rsidRDefault="00C56867" w:rsidP="00C56867"/>
    <w:p w14:paraId="0F1E76BE" w14:textId="77777777" w:rsidR="00C56867" w:rsidRDefault="00C56867" w:rsidP="00C56867"/>
    <w:p w14:paraId="7557FA36" w14:textId="77777777" w:rsidR="00EF194F" w:rsidRDefault="00EF194F" w:rsidP="00C56867"/>
    <w:p w14:paraId="1731B334" w14:textId="25562862" w:rsidR="00C56867" w:rsidRDefault="00C56867" w:rsidP="00C56867">
      <w:r>
        <w:t>Let's save and refresh the dashboard:</w:t>
      </w:r>
    </w:p>
    <w:p w14:paraId="68B48D28" w14:textId="77777777" w:rsidR="00C56867" w:rsidRDefault="00C56867" w:rsidP="00C56867">
      <w:r w:rsidRPr="00D33911">
        <w:rPr>
          <w:noProof/>
          <w:lang w:val="en-AU" w:eastAsia="en-AU"/>
        </w:rPr>
        <w:drawing>
          <wp:inline distT="0" distB="0" distL="0" distR="0" wp14:anchorId="1B8191E7" wp14:editId="54C6FD0B">
            <wp:extent cx="5731510" cy="285813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858135"/>
                    </a:xfrm>
                    <a:prstGeom prst="rect">
                      <a:avLst/>
                    </a:prstGeom>
                  </pic:spPr>
                </pic:pic>
              </a:graphicData>
            </a:graphic>
          </wp:inline>
        </w:drawing>
      </w:r>
    </w:p>
    <w:p w14:paraId="71982B5E" w14:textId="77777777" w:rsidR="00C56867" w:rsidRDefault="00C56867" w:rsidP="00C56867">
      <w:r>
        <w:t>Update the parameters to see the dashboard for</w:t>
      </w:r>
      <w:r w:rsidRPr="003F0614">
        <w:rPr>
          <w:color w:val="FF0000"/>
        </w:rPr>
        <w:t xml:space="preserve"> </w:t>
      </w:r>
      <w:r w:rsidRPr="008266FB">
        <w:rPr>
          <w:rStyle w:val="Hyperlink"/>
          <w:rFonts w:cstheme="minorHAnsi"/>
          <w:color w:val="1970B0"/>
        </w:rPr>
        <w:t xml:space="preserve">Q3 </w:t>
      </w:r>
      <w:r>
        <w:t xml:space="preserve">and Product Classification </w:t>
      </w:r>
      <w:r w:rsidRPr="008266FB">
        <w:rPr>
          <w:rStyle w:val="Hyperlink"/>
          <w:rFonts w:cstheme="minorHAnsi"/>
          <w:color w:val="1970B0"/>
        </w:rPr>
        <w:t>C-8</w:t>
      </w:r>
      <w:r>
        <w:t>:</w:t>
      </w:r>
    </w:p>
    <w:p w14:paraId="75C4AE4E" w14:textId="77777777" w:rsidR="00C56867" w:rsidRDefault="00C56867" w:rsidP="00C56867">
      <w:r w:rsidRPr="003F0614">
        <w:rPr>
          <w:noProof/>
          <w:lang w:val="en-AU" w:eastAsia="en-AU"/>
        </w:rPr>
        <w:drawing>
          <wp:inline distT="0" distB="0" distL="0" distR="0" wp14:anchorId="70E67CB0" wp14:editId="554A6924">
            <wp:extent cx="5731510" cy="32359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35960"/>
                    </a:xfrm>
                    <a:prstGeom prst="rect">
                      <a:avLst/>
                    </a:prstGeom>
                  </pic:spPr>
                </pic:pic>
              </a:graphicData>
            </a:graphic>
          </wp:inline>
        </w:drawing>
      </w:r>
    </w:p>
    <w:p w14:paraId="155FDB9A" w14:textId="77777777" w:rsidR="00C56867" w:rsidRDefault="00C56867" w:rsidP="00C56867">
      <w:r>
        <w:t>You can notice that the dashboard is dynamic. You do not need to click refresh after updating a parameter.</w:t>
      </w:r>
    </w:p>
    <w:p w14:paraId="197860C4" w14:textId="77777777" w:rsidR="00C56867" w:rsidRDefault="00C56867" w:rsidP="00C56867"/>
    <w:p w14:paraId="3A24ED0F" w14:textId="77777777" w:rsidR="00C56867" w:rsidRDefault="00C56867" w:rsidP="00C56867"/>
    <w:p w14:paraId="35A73895" w14:textId="77777777" w:rsidR="00C56867" w:rsidRDefault="00C56867" w:rsidP="00C56867"/>
    <w:p w14:paraId="01C35828" w14:textId="77777777" w:rsidR="00C56867" w:rsidRDefault="00C56867" w:rsidP="00C56867">
      <w:r>
        <w:rPr>
          <w:shd w:val="clear" w:color="auto" w:fill="FFFFFF"/>
        </w:rPr>
        <w:t>Furthermore … the web technology used in</w:t>
      </w:r>
      <w:r>
        <w:rPr>
          <w:rStyle w:val="apple-converted-space"/>
          <w:rFonts w:ascii="adobe-garamond-pro" w:hAnsi="adobe-garamond-pro"/>
          <w:sz w:val="27"/>
          <w:szCs w:val="27"/>
          <w:shd w:val="clear" w:color="auto" w:fill="FFFFFF"/>
        </w:rPr>
        <w:t> </w:t>
      </w:r>
      <w:r w:rsidRPr="008266FB">
        <w:rPr>
          <w:rStyle w:val="Hyperlink"/>
          <w:rFonts w:cstheme="minorHAnsi"/>
          <w:color w:val="1970B0"/>
        </w:rPr>
        <w:t>Canvas</w:t>
      </w:r>
      <w:r>
        <w:rPr>
          <w:shd w:val="clear" w:color="auto" w:fill="FFFFFF"/>
        </w:rPr>
        <w:t> is so smart it will manage the look and feel of your TM1 applications as you resize your web browser or switch from a tablet to a smart phone</w:t>
      </w:r>
      <w:r>
        <w:t>.</w:t>
      </w:r>
    </w:p>
    <w:p w14:paraId="3E19ADFB" w14:textId="77777777" w:rsidR="00C56867" w:rsidRDefault="00C56867" w:rsidP="00C56867">
      <w:r>
        <w:t xml:space="preserve">You can try to resize your window as below: </w:t>
      </w:r>
    </w:p>
    <w:p w14:paraId="7A34398B" w14:textId="77777777" w:rsidR="00C56867" w:rsidRDefault="00C56867" w:rsidP="00C56867">
      <w:pPr>
        <w:jc w:val="center"/>
      </w:pPr>
      <w:r w:rsidRPr="00E40A69">
        <w:rPr>
          <w:noProof/>
          <w:lang w:val="en-AU" w:eastAsia="en-AU"/>
        </w:rPr>
        <w:drawing>
          <wp:inline distT="0" distB="0" distL="0" distR="0" wp14:anchorId="22B07800" wp14:editId="66F85D62">
            <wp:extent cx="3565901" cy="336481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77123" cy="3375399"/>
                    </a:xfrm>
                    <a:prstGeom prst="rect">
                      <a:avLst/>
                    </a:prstGeom>
                  </pic:spPr>
                </pic:pic>
              </a:graphicData>
            </a:graphic>
          </wp:inline>
        </w:drawing>
      </w:r>
    </w:p>
    <w:p w14:paraId="409085A7" w14:textId="77777777" w:rsidR="00C56867" w:rsidRDefault="00C56867" w:rsidP="00C56867">
      <w:r>
        <w:t>This is the end of the first part, now we’re going to add advanced dashboard features:</w:t>
      </w:r>
    </w:p>
    <w:p w14:paraId="036430C3" w14:textId="77777777" w:rsidR="00C56867" w:rsidRDefault="00C56867" w:rsidP="00C56867">
      <w:pPr>
        <w:pStyle w:val="ListParagraph"/>
        <w:numPr>
          <w:ilvl w:val="0"/>
          <w:numId w:val="19"/>
        </w:numPr>
        <w:spacing w:before="0" w:after="160"/>
      </w:pPr>
      <w:r>
        <w:t>Table indentation</w:t>
      </w:r>
    </w:p>
    <w:p w14:paraId="35AF5B31" w14:textId="77777777" w:rsidR="00C56867" w:rsidRDefault="00C56867" w:rsidP="00C56867">
      <w:pPr>
        <w:pStyle w:val="ListParagraph"/>
        <w:numPr>
          <w:ilvl w:val="0"/>
          <w:numId w:val="19"/>
        </w:numPr>
        <w:spacing w:before="0" w:after="160"/>
      </w:pPr>
      <w:r>
        <w:t>Create Traffic Lights</w:t>
      </w:r>
    </w:p>
    <w:p w14:paraId="234A430A" w14:textId="77777777" w:rsidR="00C56867" w:rsidRDefault="00C56867" w:rsidP="00C56867">
      <w:pPr>
        <w:pStyle w:val="ListParagraph"/>
        <w:numPr>
          <w:ilvl w:val="0"/>
          <w:numId w:val="19"/>
        </w:numPr>
        <w:spacing w:before="0" w:after="160"/>
      </w:pPr>
      <w:r>
        <w:t>Conditional formatting</w:t>
      </w:r>
    </w:p>
    <w:p w14:paraId="72FAA11C" w14:textId="77777777" w:rsidR="00C56867" w:rsidRDefault="00C56867" w:rsidP="00C56867">
      <w:pPr>
        <w:rPr>
          <w:rFonts w:asciiTheme="majorHAnsi" w:eastAsiaTheme="majorEastAsia" w:hAnsiTheme="majorHAnsi" w:cstheme="majorBidi"/>
          <w:b/>
          <w:color w:val="6D6E71"/>
          <w:sz w:val="36"/>
          <w:szCs w:val="32"/>
        </w:rPr>
      </w:pPr>
      <w:r>
        <w:br w:type="page"/>
      </w:r>
    </w:p>
    <w:p w14:paraId="14039E25" w14:textId="77777777" w:rsidR="00C56867" w:rsidRDefault="00C56867" w:rsidP="00C56867">
      <w:pPr>
        <w:pStyle w:val="Heading1"/>
      </w:pPr>
      <w:bookmarkStart w:id="34" w:name="_Toc464562756"/>
      <w:bookmarkStart w:id="35" w:name="_Toc464673472"/>
      <w:r>
        <w:lastRenderedPageBreak/>
        <w:t>Advance dashboard</w:t>
      </w:r>
      <w:bookmarkEnd w:id="34"/>
      <w:bookmarkEnd w:id="35"/>
    </w:p>
    <w:p w14:paraId="69D6A55D" w14:textId="77777777" w:rsidR="00C56867" w:rsidRPr="001A4753" w:rsidRDefault="00C56867" w:rsidP="00C56867"/>
    <w:p w14:paraId="6A92DC44" w14:textId="77777777" w:rsidR="00C56867" w:rsidRDefault="00C56867" w:rsidP="00C56867">
      <w:pPr>
        <w:pStyle w:val="Heading2"/>
      </w:pPr>
      <w:bookmarkStart w:id="36" w:name="_Toc464562757"/>
      <w:bookmarkStart w:id="37" w:name="_Toc464673473"/>
      <w:r>
        <w:t>Indentation</w:t>
      </w:r>
      <w:bookmarkEnd w:id="36"/>
      <w:bookmarkEnd w:id="37"/>
    </w:p>
    <w:p w14:paraId="1F1903BB" w14:textId="77777777" w:rsidR="00C56867" w:rsidRDefault="00C56867" w:rsidP="00C56867">
      <w:r>
        <w:t>Let's go back to our table:</w:t>
      </w:r>
    </w:p>
    <w:p w14:paraId="1DB0ED69" w14:textId="77777777" w:rsidR="00C56867" w:rsidRDefault="00C56867" w:rsidP="00EF194F">
      <w:pPr>
        <w:jc w:val="center"/>
      </w:pPr>
      <w:r w:rsidRPr="0083090F">
        <w:rPr>
          <w:noProof/>
          <w:lang w:val="en-AU" w:eastAsia="en-AU"/>
        </w:rPr>
        <w:drawing>
          <wp:inline distT="0" distB="0" distL="0" distR="0" wp14:anchorId="61235A15" wp14:editId="3B25FDBA">
            <wp:extent cx="4258101" cy="291194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1703" cy="2928086"/>
                    </a:xfrm>
                    <a:prstGeom prst="rect">
                      <a:avLst/>
                    </a:prstGeom>
                  </pic:spPr>
                </pic:pic>
              </a:graphicData>
            </a:graphic>
          </wp:inline>
        </w:drawing>
      </w:r>
    </w:p>
    <w:p w14:paraId="27908BC5" w14:textId="77777777" w:rsidR="00C56867" w:rsidRDefault="00C56867" w:rsidP="00C56867">
      <w:r>
        <w:t>In order to create an indentation in the Region list, the first step is to add</w:t>
      </w:r>
      <w:r>
        <w:rPr>
          <w:rStyle w:val="apple-converted-space"/>
          <w:rFonts w:ascii="adobe-garamond-pro" w:hAnsi="adobe-garamond-pro"/>
          <w:sz w:val="27"/>
          <w:szCs w:val="27"/>
        </w:rPr>
        <w:t> </w:t>
      </w:r>
      <w:r w:rsidRPr="008266FB">
        <w:rPr>
          <w:rStyle w:val="Hyperlink"/>
          <w:rFonts w:cstheme="minorHAnsi"/>
          <w:color w:val="1970B0"/>
        </w:rPr>
        <w:t>tm1-calculate-top-level="true"</w:t>
      </w:r>
      <w:r>
        <w:t>:</w:t>
      </w:r>
    </w:p>
    <w:p w14:paraId="6F4EC800" w14:textId="77777777" w:rsidR="00C56867" w:rsidRDefault="00C56867" w:rsidP="00C56867">
      <w:pPr>
        <w:jc w:val="center"/>
      </w:pPr>
      <w:r w:rsidRPr="00971A5C">
        <w:rPr>
          <w:noProof/>
          <w:lang w:val="en-AU" w:eastAsia="en-AU"/>
        </w:rPr>
        <w:lastRenderedPageBreak/>
        <w:drawing>
          <wp:inline distT="0" distB="0" distL="0" distR="0" wp14:anchorId="55CAE571" wp14:editId="6E099E71">
            <wp:extent cx="4915774" cy="3466531"/>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29962" cy="3476536"/>
                    </a:xfrm>
                    <a:prstGeom prst="rect">
                      <a:avLst/>
                    </a:prstGeom>
                  </pic:spPr>
                </pic:pic>
              </a:graphicData>
            </a:graphic>
          </wp:inline>
        </w:drawing>
      </w:r>
    </w:p>
    <w:p w14:paraId="3C5B941F" w14:textId="77777777" w:rsidR="00C56867" w:rsidRDefault="00C56867" w:rsidP="00C56867">
      <w:r>
        <w:rPr>
          <w:rStyle w:val="cm-tag"/>
          <w:color w:val="117700"/>
        </w:rPr>
        <w:t>&lt;tm1-ui-element-list</w:t>
      </w:r>
      <w:r>
        <w:t xml:space="preserve"> </w:t>
      </w:r>
    </w:p>
    <w:p w14:paraId="204E474D" w14:textId="77777777" w:rsidR="00C56867" w:rsidRDefault="00C56867" w:rsidP="00C56867">
      <w:r>
        <w:t xml:space="preserve">          </w:t>
      </w:r>
      <w:r>
        <w:rPr>
          <w:rStyle w:val="cm-attribute"/>
          <w:color w:val="0000CC"/>
        </w:rPr>
        <w:t>tm1-instance</w:t>
      </w:r>
      <w:r>
        <w:t>=</w:t>
      </w:r>
      <w:r>
        <w:rPr>
          <w:rStyle w:val="cm-string"/>
          <w:color w:val="11AA11"/>
        </w:rPr>
        <w:t>"northwind"</w:t>
      </w:r>
      <w:r>
        <w:t xml:space="preserve"> </w:t>
      </w:r>
    </w:p>
    <w:p w14:paraId="761206DF" w14:textId="77777777" w:rsidR="00C56867" w:rsidRDefault="00C56867" w:rsidP="00C56867">
      <w:r>
        <w:t xml:space="preserve">          </w:t>
      </w:r>
      <w:r>
        <w:rPr>
          <w:rStyle w:val="cm-attribute"/>
          <w:color w:val="0000CC"/>
        </w:rPr>
        <w:t>tm1-dimension</w:t>
      </w:r>
      <w:r>
        <w:t>=</w:t>
      </w:r>
      <w:r>
        <w:rPr>
          <w:rStyle w:val="cm-string"/>
          <w:color w:val="11AA11"/>
        </w:rPr>
        <w:t>"Region"</w:t>
      </w:r>
      <w:r>
        <w:t xml:space="preserve"> </w:t>
      </w:r>
    </w:p>
    <w:p w14:paraId="2C9E982B" w14:textId="77777777" w:rsidR="00C56867" w:rsidRDefault="00C56867" w:rsidP="00C56867">
      <w:r>
        <w:t xml:space="preserve">          </w:t>
      </w:r>
      <w:r>
        <w:rPr>
          <w:rStyle w:val="cm-attribute"/>
          <w:color w:val="0000CC"/>
        </w:rPr>
        <w:t>tm1-subset</w:t>
      </w:r>
      <w:r>
        <w:t>=</w:t>
      </w:r>
      <w:r>
        <w:rPr>
          <w:rStyle w:val="cm-string"/>
          <w:color w:val="11AA11"/>
        </w:rPr>
        <w:t>"All Customers"</w:t>
      </w:r>
    </w:p>
    <w:p w14:paraId="5B406689" w14:textId="77777777" w:rsidR="00C56867" w:rsidRDefault="00C56867" w:rsidP="00C56867">
      <w:r>
        <w:t xml:space="preserve">          </w:t>
      </w:r>
      <w:r>
        <w:rPr>
          <w:rStyle w:val="cm-attribute"/>
          <w:color w:val="0000CC"/>
        </w:rPr>
        <w:t>tm1-calculate-top-level</w:t>
      </w:r>
      <w:r>
        <w:t>=</w:t>
      </w:r>
      <w:r>
        <w:rPr>
          <w:rStyle w:val="cm-string"/>
          <w:color w:val="11AA11"/>
        </w:rPr>
        <w:t>"true"</w:t>
      </w:r>
    </w:p>
    <w:p w14:paraId="50AA8975" w14:textId="77777777" w:rsidR="00C56867" w:rsidRDefault="00C56867" w:rsidP="00C56867">
      <w:r>
        <w:t xml:space="preserve">          </w:t>
      </w:r>
      <w:r>
        <w:rPr>
          <w:rStyle w:val="cm-attribute"/>
          <w:color w:val="0000CC"/>
        </w:rPr>
        <w:t>ng-model</w:t>
      </w:r>
      <w:r>
        <w:t>=</w:t>
      </w:r>
      <w:r>
        <w:rPr>
          <w:rStyle w:val="cm-string"/>
          <w:color w:val="11AA11"/>
        </w:rPr>
        <w:t>"page.regions"</w:t>
      </w:r>
      <w:r>
        <w:rPr>
          <w:rStyle w:val="cm-tag"/>
          <w:color w:val="117700"/>
        </w:rPr>
        <w:t>&gt;</w:t>
      </w:r>
    </w:p>
    <w:p w14:paraId="396838BA" w14:textId="77777777" w:rsidR="00C56867" w:rsidRDefault="00C56867" w:rsidP="00C56867">
      <w:pPr>
        <w:rPr>
          <w:rFonts w:ascii="Courier New" w:hAnsi="Courier New"/>
        </w:rPr>
      </w:pPr>
      <w:r>
        <w:t xml:space="preserve"> </w:t>
      </w:r>
      <w:r>
        <w:rPr>
          <w:rStyle w:val="cm-tag"/>
          <w:color w:val="117700"/>
        </w:rPr>
        <w:t>&lt;/tm1-ui-element-list&gt;</w:t>
      </w:r>
    </w:p>
    <w:p w14:paraId="6E550EA2" w14:textId="77777777" w:rsidR="00C56867" w:rsidRDefault="00C56867" w:rsidP="00C56867">
      <w:r>
        <w:t xml:space="preserve">The purpose of this attribute is to </w:t>
      </w:r>
      <w:r w:rsidRPr="008266FB">
        <w:rPr>
          <w:rStyle w:val="Hyperlink"/>
          <w:rFonts w:cstheme="minorHAnsi"/>
          <w:color w:val="1970B0"/>
        </w:rPr>
        <w:t>calculate the level of each element</w:t>
      </w:r>
      <w:r>
        <w:t>.</w:t>
      </w:r>
    </w:p>
    <w:p w14:paraId="501F5F9A" w14:textId="77777777" w:rsidR="00C56867" w:rsidRDefault="00C56867" w:rsidP="00C56867">
      <w:r>
        <w:t>If you save and refresh the dashboard, you will not see the indentation:</w:t>
      </w:r>
    </w:p>
    <w:p w14:paraId="5EA36F6F" w14:textId="77777777" w:rsidR="00C56867" w:rsidRDefault="00C56867" w:rsidP="00C56867">
      <w:pPr>
        <w:jc w:val="center"/>
      </w:pPr>
      <w:r w:rsidRPr="00971A5C">
        <w:rPr>
          <w:noProof/>
          <w:lang w:val="en-AU" w:eastAsia="en-AU"/>
        </w:rPr>
        <w:lastRenderedPageBreak/>
        <w:drawing>
          <wp:inline distT="0" distB="0" distL="0" distR="0" wp14:anchorId="670BE396" wp14:editId="32A01D96">
            <wp:extent cx="3832296" cy="253129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54836" cy="2546183"/>
                    </a:xfrm>
                    <a:prstGeom prst="rect">
                      <a:avLst/>
                    </a:prstGeom>
                  </pic:spPr>
                </pic:pic>
              </a:graphicData>
            </a:graphic>
          </wp:inline>
        </w:drawing>
      </w:r>
    </w:p>
    <w:p w14:paraId="3EF6E305" w14:textId="1380DFA4" w:rsidR="00C56867" w:rsidRDefault="00C56867" w:rsidP="00C56867">
      <w:pPr>
        <w:rPr>
          <w:color w:val="FF2B55"/>
        </w:rPr>
      </w:pPr>
      <w:r w:rsidRPr="008266FB">
        <w:rPr>
          <w:rStyle w:val="Hyperlink"/>
          <w:rFonts w:cstheme="minorHAnsi"/>
          <w:color w:val="1970B0"/>
        </w:rPr>
        <w:t>tm1-calculate-top-level</w:t>
      </w:r>
      <w:r w:rsidRPr="00971A5C">
        <w:rPr>
          <w:rStyle w:val="apple-converted-space"/>
          <w:rFonts w:ascii="adobe-garamond-pro" w:hAnsi="adobe-garamond-pro"/>
          <w:color w:val="FF2B55"/>
          <w:sz w:val="27"/>
          <w:szCs w:val="27"/>
        </w:rPr>
        <w:t> </w:t>
      </w:r>
      <w:r>
        <w:t xml:space="preserve">only calculates the levels of elements. If we want to show the </w:t>
      </w:r>
      <w:r w:rsidR="008266FB">
        <w:t>indentation,</w:t>
      </w:r>
      <w:r>
        <w:t xml:space="preserve"> we have to replace</w:t>
      </w:r>
      <w:r>
        <w:rPr>
          <w:rStyle w:val="Strong"/>
          <w:rFonts w:ascii="adobe-garamond-pro" w:hAnsi="adobe-garamond-pro"/>
          <w:sz w:val="27"/>
          <w:szCs w:val="27"/>
        </w:rPr>
        <w:t> </w:t>
      </w:r>
      <w:r w:rsidRPr="008266FB">
        <w:rPr>
          <w:rStyle w:val="Hyperlink"/>
          <w:rFonts w:cstheme="minorHAnsi"/>
          <w:color w:val="1970B0"/>
        </w:rPr>
        <w:t>{{region.key}}</w:t>
      </w:r>
      <w:r>
        <w:rPr>
          <w:color w:val="FF2B55"/>
        </w:rPr>
        <w:t>:</w:t>
      </w:r>
    </w:p>
    <w:p w14:paraId="20700DA9" w14:textId="77777777" w:rsidR="00C56867" w:rsidRDefault="00C56867" w:rsidP="00C56867">
      <w:pPr>
        <w:jc w:val="center"/>
        <w:rPr>
          <w:rStyle w:val="apple-converted-space"/>
          <w:rFonts w:ascii="adobe-garamond-pro" w:hAnsi="adobe-garamond-pro"/>
          <w:b/>
          <w:bCs/>
          <w:color w:val="FF2B55"/>
          <w:sz w:val="27"/>
          <w:szCs w:val="27"/>
        </w:rPr>
      </w:pPr>
      <w:r w:rsidRPr="00F6462A">
        <w:rPr>
          <w:rStyle w:val="apple-converted-space"/>
          <w:rFonts w:ascii="adobe-garamond-pro" w:hAnsi="adobe-garamond-pro"/>
          <w:b/>
          <w:bCs/>
          <w:noProof/>
          <w:color w:val="FF2B55"/>
          <w:sz w:val="27"/>
          <w:szCs w:val="27"/>
          <w:lang w:val="en-AU" w:eastAsia="en-AU"/>
        </w:rPr>
        <w:drawing>
          <wp:inline distT="0" distB="0" distL="0" distR="0" wp14:anchorId="463B7509" wp14:editId="7205B5D4">
            <wp:extent cx="5731510" cy="23336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333625"/>
                    </a:xfrm>
                    <a:prstGeom prst="rect">
                      <a:avLst/>
                    </a:prstGeom>
                  </pic:spPr>
                </pic:pic>
              </a:graphicData>
            </a:graphic>
          </wp:inline>
        </w:drawing>
      </w:r>
    </w:p>
    <w:p w14:paraId="05C8D3E1" w14:textId="77777777" w:rsidR="00C56867" w:rsidRDefault="00C56867" w:rsidP="00C56867">
      <w:r w:rsidRPr="00CF0E78">
        <w:rPr>
          <w:rStyle w:val="apple-converted-space"/>
          <w:rFonts w:ascii="adobe-garamond-pro" w:hAnsi="adobe-garamond-pro"/>
          <w:b/>
          <w:bCs/>
          <w:color w:val="FF2B55"/>
          <w:sz w:val="27"/>
          <w:szCs w:val="27"/>
        </w:rPr>
        <w:t> </w:t>
      </w:r>
      <w:r>
        <w:t>by using the</w:t>
      </w:r>
      <w:r>
        <w:rPr>
          <w:rStyle w:val="apple-converted-space"/>
          <w:rFonts w:ascii="adobe-garamond-pro" w:hAnsi="adobe-garamond-pro"/>
          <w:sz w:val="27"/>
          <w:szCs w:val="27"/>
        </w:rPr>
        <w:t> </w:t>
      </w:r>
      <w:r w:rsidRPr="008266FB">
        <w:rPr>
          <w:rStyle w:val="Hyperlink"/>
          <w:rFonts w:cstheme="minorHAnsi"/>
          <w:color w:val="1970B0"/>
        </w:rPr>
        <w:t>tm1-ui-element-list-item</w:t>
      </w:r>
      <w:r w:rsidRPr="00CF0E78">
        <w:rPr>
          <w:rStyle w:val="apple-converted-space"/>
          <w:rFonts w:ascii="adobe-garamond-pro" w:hAnsi="adobe-garamond-pro"/>
          <w:color w:val="FF2B55"/>
          <w:sz w:val="27"/>
          <w:szCs w:val="27"/>
        </w:rPr>
        <w:t> </w:t>
      </w:r>
      <w:r>
        <w:t>code below:</w:t>
      </w:r>
    </w:p>
    <w:p w14:paraId="04751D28" w14:textId="77777777" w:rsidR="00C56867" w:rsidRDefault="00C56867" w:rsidP="00C56867">
      <w:r>
        <w:t xml:space="preserve">        </w:t>
      </w:r>
      <w:r>
        <w:rPr>
          <w:rStyle w:val="cm-tag"/>
          <w:color w:val="117700"/>
        </w:rPr>
        <w:t>&lt;tm1-ui-element-list-item</w:t>
      </w:r>
    </w:p>
    <w:p w14:paraId="1BEC46C6" w14:textId="77777777" w:rsidR="00C56867" w:rsidRDefault="00C56867" w:rsidP="00C56867">
      <w:r>
        <w:t xml:space="preserve">            </w:t>
      </w:r>
      <w:r>
        <w:rPr>
          <w:rStyle w:val="cm-attribute"/>
          <w:color w:val="0000CC"/>
        </w:rPr>
        <w:t>tm1-item</w:t>
      </w:r>
      <w:r>
        <w:t>=</w:t>
      </w:r>
      <w:r>
        <w:rPr>
          <w:rStyle w:val="cm-string"/>
          <w:color w:val="11AA11"/>
        </w:rPr>
        <w:t>"Customers"</w:t>
      </w:r>
    </w:p>
    <w:p w14:paraId="5263D918" w14:textId="77777777" w:rsidR="00C56867" w:rsidRDefault="00C56867" w:rsidP="00C56867">
      <w:r>
        <w:t xml:space="preserve">            </w:t>
      </w:r>
      <w:r>
        <w:rPr>
          <w:rStyle w:val="cm-attribute"/>
          <w:color w:val="0000CC"/>
        </w:rPr>
        <w:t>tm1-item-display</w:t>
      </w:r>
      <w:r>
        <w:t>=</w:t>
      </w:r>
      <w:r>
        <w:rPr>
          <w:rStyle w:val="cm-string"/>
          <w:color w:val="11AA11"/>
        </w:rPr>
        <w:t>"{{region.ke}}"</w:t>
      </w:r>
      <w:r>
        <w:rPr>
          <w:rStyle w:val="cm-tag"/>
          <w:color w:val="117700"/>
        </w:rPr>
        <w:t>&gt;</w:t>
      </w:r>
    </w:p>
    <w:p w14:paraId="5B8C4C47" w14:textId="77777777" w:rsidR="00C56867" w:rsidRDefault="00C56867" w:rsidP="00C56867">
      <w:pPr>
        <w:rPr>
          <w:rStyle w:val="cm-tag"/>
          <w:color w:val="117700"/>
        </w:rPr>
      </w:pPr>
      <w:r>
        <w:t xml:space="preserve">         </w:t>
      </w:r>
      <w:r>
        <w:rPr>
          <w:rStyle w:val="cm-tag"/>
          <w:color w:val="117700"/>
        </w:rPr>
        <w:t>&lt;/tm1-ui-element-list-item&gt;</w:t>
      </w:r>
    </w:p>
    <w:p w14:paraId="3057227A" w14:textId="77777777" w:rsidR="00C56867" w:rsidRDefault="00C56867" w:rsidP="00C56867">
      <w:pPr>
        <w:jc w:val="center"/>
      </w:pPr>
      <w:r w:rsidRPr="00F6462A">
        <w:rPr>
          <w:noProof/>
          <w:lang w:val="en-AU" w:eastAsia="en-AU"/>
        </w:rPr>
        <w:lastRenderedPageBreak/>
        <w:drawing>
          <wp:inline distT="0" distB="0" distL="0" distR="0" wp14:anchorId="601D84DE" wp14:editId="677F266B">
            <wp:extent cx="5731510" cy="26073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607310"/>
                    </a:xfrm>
                    <a:prstGeom prst="rect">
                      <a:avLst/>
                    </a:prstGeom>
                  </pic:spPr>
                </pic:pic>
              </a:graphicData>
            </a:graphic>
          </wp:inline>
        </w:drawing>
      </w:r>
    </w:p>
    <w:p w14:paraId="19D25E44" w14:textId="77777777" w:rsidR="00C56867" w:rsidRDefault="00C56867" w:rsidP="00C56867">
      <w:r>
        <w:t xml:space="preserve">This </w:t>
      </w:r>
      <w:r w:rsidRPr="00DE5348">
        <w:t>component is going to use the region item from the list </w:t>
      </w:r>
      <w:r w:rsidRPr="008266FB">
        <w:rPr>
          <w:rStyle w:val="Hyperlink"/>
          <w:rFonts w:cstheme="minorHAnsi"/>
          <w:color w:val="1970B0"/>
        </w:rPr>
        <w:t>page.regions</w:t>
      </w:r>
      <w:r w:rsidRPr="00DE5348">
        <w:t xml:space="preserve">, it will loop over the list, find out the top level, display the indentation and display the </w:t>
      </w:r>
      <w:r w:rsidRPr="008266FB">
        <w:rPr>
          <w:rStyle w:val="Hyperlink"/>
          <w:rFonts w:cstheme="minorHAnsi"/>
          <w:color w:val="1970B0"/>
        </w:rPr>
        <w:t>region element</w:t>
      </w:r>
      <w:r w:rsidRPr="00DE5348">
        <w:t xml:space="preserve">. </w:t>
      </w:r>
    </w:p>
    <w:p w14:paraId="3677162B" w14:textId="77777777" w:rsidR="00C56867" w:rsidRDefault="00C56867" w:rsidP="00C56867">
      <w:r>
        <w:t>Let's save and refresh our dashboard and we can see now that we have indentation running down the page:</w:t>
      </w:r>
    </w:p>
    <w:p w14:paraId="119A43B2" w14:textId="77777777" w:rsidR="00C56867" w:rsidRDefault="00C56867" w:rsidP="00EF194F">
      <w:pPr>
        <w:jc w:val="center"/>
      </w:pPr>
      <w:r w:rsidRPr="00DE5348">
        <w:rPr>
          <w:noProof/>
          <w:lang w:val="en-AU" w:eastAsia="en-AU"/>
        </w:rPr>
        <w:drawing>
          <wp:inline distT="0" distB="0" distL="0" distR="0" wp14:anchorId="13F1B4AF" wp14:editId="2BE2BA92">
            <wp:extent cx="5103713" cy="251962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16661" cy="2526018"/>
                    </a:xfrm>
                    <a:prstGeom prst="rect">
                      <a:avLst/>
                    </a:prstGeom>
                  </pic:spPr>
                </pic:pic>
              </a:graphicData>
            </a:graphic>
          </wp:inline>
        </w:drawing>
      </w:r>
    </w:p>
    <w:p w14:paraId="6623AF7F" w14:textId="77777777" w:rsidR="00C56867" w:rsidRDefault="00C56867" w:rsidP="00C56867">
      <w:pPr>
        <w:rPr>
          <w:rFonts w:ascii="proxima-nova" w:hAnsi="proxima-nova"/>
          <w:b/>
          <w:bCs/>
          <w:caps/>
          <w:color w:val="4A4A4A"/>
          <w:spacing w:val="30"/>
          <w:sz w:val="33"/>
          <w:szCs w:val="33"/>
        </w:rPr>
      </w:pPr>
    </w:p>
    <w:p w14:paraId="02107EF2" w14:textId="77777777" w:rsidR="00C56867" w:rsidRDefault="00C56867" w:rsidP="00C56867">
      <w:pPr>
        <w:rPr>
          <w:rFonts w:ascii="proxima-nova" w:hAnsi="proxima-nova"/>
          <w:b/>
          <w:bCs/>
          <w:caps/>
          <w:color w:val="4A4A4A"/>
          <w:spacing w:val="30"/>
          <w:sz w:val="33"/>
          <w:szCs w:val="33"/>
        </w:rPr>
      </w:pPr>
    </w:p>
    <w:p w14:paraId="4DE2BB4B" w14:textId="77777777" w:rsidR="00C56867" w:rsidRDefault="00C56867" w:rsidP="00C56867">
      <w:pPr>
        <w:pStyle w:val="Heading2"/>
      </w:pPr>
      <w:bookmarkStart w:id="38" w:name="_Toc464562758"/>
      <w:bookmarkStart w:id="39" w:name="_Toc464673474"/>
      <w:r>
        <w:t>Traffic lights</w:t>
      </w:r>
      <w:bookmarkEnd w:id="38"/>
      <w:bookmarkEnd w:id="39"/>
    </w:p>
    <w:p w14:paraId="0E37FAA0" w14:textId="77777777" w:rsidR="00C56867" w:rsidRPr="00DE5348" w:rsidRDefault="00C56867" w:rsidP="00C56867"/>
    <w:p w14:paraId="14969675" w14:textId="77777777" w:rsidR="00C56867" w:rsidRDefault="00C56867" w:rsidP="00C56867">
      <w:r>
        <w:t>In the last column of the table we're going to display different icons.</w:t>
      </w:r>
    </w:p>
    <w:p w14:paraId="7016C12C" w14:textId="77777777" w:rsidR="00C56867" w:rsidRDefault="00C56867" w:rsidP="00C56867">
      <w:r>
        <w:lastRenderedPageBreak/>
        <w:t>We can use a special element called</w:t>
      </w:r>
      <w:r>
        <w:rPr>
          <w:rStyle w:val="apple-converted-space"/>
          <w:rFonts w:ascii="adobe-garamond-pro" w:hAnsi="adobe-garamond-pro"/>
          <w:sz w:val="27"/>
          <w:szCs w:val="27"/>
        </w:rPr>
        <w:t> </w:t>
      </w:r>
      <w:r w:rsidRPr="008266FB">
        <w:rPr>
          <w:rStyle w:val="Hyperlink"/>
          <w:rFonts w:cstheme="minorHAnsi"/>
          <w:color w:val="1970B0"/>
        </w:rPr>
        <w:t>&lt;i</w:t>
      </w:r>
      <w:r>
        <w:rPr>
          <w:rStyle w:val="apple-converted-space"/>
          <w:rFonts w:ascii="adobe-garamond-pro" w:hAnsi="adobe-garamond-pro"/>
          <w:b/>
          <w:bCs/>
          <w:sz w:val="27"/>
          <w:szCs w:val="27"/>
        </w:rPr>
        <w:t> </w:t>
      </w:r>
      <w:r>
        <w:t>which will enable us to show an icon inside the table. You can pick any icons you like from the</w:t>
      </w:r>
      <w:r>
        <w:rPr>
          <w:rStyle w:val="apple-converted-space"/>
          <w:rFonts w:ascii="adobe-garamond-pro" w:hAnsi="adobe-garamond-pro"/>
          <w:sz w:val="27"/>
          <w:szCs w:val="27"/>
        </w:rPr>
        <w:t> </w:t>
      </w:r>
      <w:hyperlink r:id="rId92" w:tgtFrame="_blank" w:history="1">
        <w:r w:rsidRPr="008266FB">
          <w:rPr>
            <w:rStyle w:val="Hyperlink"/>
            <w:rFonts w:cstheme="minorHAnsi"/>
            <w:color w:val="1970B0"/>
          </w:rPr>
          <w:t>Font</w:t>
        </w:r>
        <w:r w:rsidRPr="004D119B">
          <w:rPr>
            <w:color w:val="FF2B55"/>
          </w:rPr>
          <w:t xml:space="preserve"> </w:t>
        </w:r>
        <w:r w:rsidRPr="008266FB">
          <w:rPr>
            <w:rStyle w:val="Hyperlink"/>
            <w:rFonts w:cstheme="minorHAnsi"/>
            <w:color w:val="1970B0"/>
          </w:rPr>
          <w:t>Awesome</w:t>
        </w:r>
      </w:hyperlink>
      <w:r>
        <w:rPr>
          <w:rStyle w:val="apple-converted-space"/>
          <w:rFonts w:ascii="adobe-garamond-pro" w:hAnsi="adobe-garamond-pro"/>
          <w:sz w:val="27"/>
          <w:szCs w:val="27"/>
        </w:rPr>
        <w:t> </w:t>
      </w:r>
      <w:r>
        <w:t xml:space="preserve">library. </w:t>
      </w:r>
    </w:p>
    <w:p w14:paraId="33FD9771" w14:textId="77777777" w:rsidR="00C56867" w:rsidRDefault="00C56867" w:rsidP="00C56867">
      <w:r>
        <w:t>The good thing with this library is that all icons are</w:t>
      </w:r>
      <w:r>
        <w:rPr>
          <w:rStyle w:val="apple-converted-space"/>
          <w:rFonts w:ascii="adobe-garamond-pro" w:hAnsi="adobe-garamond-pro"/>
          <w:sz w:val="27"/>
          <w:szCs w:val="27"/>
        </w:rPr>
        <w:t> </w:t>
      </w:r>
      <w:r w:rsidRPr="008266FB">
        <w:rPr>
          <w:rStyle w:val="Hyperlink"/>
          <w:rFonts w:cstheme="minorHAnsi"/>
          <w:color w:val="1970B0"/>
        </w:rPr>
        <w:t>font</w:t>
      </w:r>
      <w:r>
        <w:t>, regardless of the size attributes, they will look perfect. Let's pick for this example the smile face</w:t>
      </w:r>
      <w:r>
        <w:rPr>
          <w:rStyle w:val="apple-converted-space"/>
          <w:rFonts w:ascii="adobe-garamond-pro" w:hAnsi="adobe-garamond-pro"/>
          <w:sz w:val="27"/>
          <w:szCs w:val="27"/>
        </w:rPr>
        <w:t> </w:t>
      </w:r>
      <w:hyperlink r:id="rId93" w:tgtFrame="_blank" w:history="1">
        <w:r w:rsidRPr="008266FB">
          <w:rPr>
            <w:rStyle w:val="Hyperlink"/>
            <w:rFonts w:cstheme="minorHAnsi"/>
            <w:color w:val="1970B0"/>
          </w:rPr>
          <w:t>fa-smile-o</w:t>
        </w:r>
      </w:hyperlink>
      <w:r>
        <w:t>.</w:t>
      </w:r>
    </w:p>
    <w:p w14:paraId="22A7979B" w14:textId="77777777" w:rsidR="00C56867" w:rsidRDefault="00C56867" w:rsidP="00C56867">
      <w:r>
        <w:t>To insert our icon, we need to use "class". A</w:t>
      </w:r>
      <w:r>
        <w:rPr>
          <w:rStyle w:val="apple-converted-space"/>
          <w:rFonts w:ascii="adobe-garamond-pro" w:hAnsi="adobe-garamond-pro"/>
          <w:sz w:val="27"/>
          <w:szCs w:val="27"/>
        </w:rPr>
        <w:t> </w:t>
      </w:r>
      <w:r w:rsidRPr="008266FB">
        <w:rPr>
          <w:rStyle w:val="Hyperlink"/>
          <w:rFonts w:cstheme="minorHAnsi"/>
          <w:color w:val="1970B0"/>
        </w:rPr>
        <w:t>class</w:t>
      </w:r>
      <w:r>
        <w:rPr>
          <w:rStyle w:val="apple-converted-space"/>
          <w:rFonts w:ascii="adobe-garamond-pro" w:hAnsi="adobe-garamond-pro"/>
          <w:sz w:val="27"/>
          <w:szCs w:val="27"/>
        </w:rPr>
        <w:t> </w:t>
      </w:r>
      <w:r>
        <w:t>is a way of formatting a particular HTML element. In the last column (&lt;td&gt;) of our table let's add the following code</w:t>
      </w:r>
      <w:r>
        <w:rPr>
          <w:rStyle w:val="apple-converted-space"/>
          <w:rFonts w:ascii="adobe-garamond-pro" w:hAnsi="adobe-garamond-pro"/>
          <w:sz w:val="27"/>
          <w:szCs w:val="27"/>
        </w:rPr>
        <w:t> </w:t>
      </w:r>
      <w:r w:rsidRPr="008266FB">
        <w:rPr>
          <w:rStyle w:val="Hyperlink"/>
          <w:rFonts w:cstheme="minorHAnsi"/>
          <w:color w:val="1970B0"/>
        </w:rPr>
        <w:t>&lt;i class="fa fa-smile-o"&gt; &lt;/i&gt;</w:t>
      </w:r>
      <w:r>
        <w:t>:</w:t>
      </w:r>
    </w:p>
    <w:p w14:paraId="126FC8B6" w14:textId="77777777" w:rsidR="00C56867" w:rsidRDefault="00C56867" w:rsidP="00C56867">
      <w:r w:rsidRPr="00F6462A">
        <w:rPr>
          <w:noProof/>
          <w:lang w:val="en-AU" w:eastAsia="en-AU"/>
        </w:rPr>
        <w:drawing>
          <wp:inline distT="0" distB="0" distL="0" distR="0" wp14:anchorId="286C95FB" wp14:editId="68C279E6">
            <wp:extent cx="5731510" cy="13214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321435"/>
                    </a:xfrm>
                    <a:prstGeom prst="rect">
                      <a:avLst/>
                    </a:prstGeom>
                  </pic:spPr>
                </pic:pic>
              </a:graphicData>
            </a:graphic>
          </wp:inline>
        </w:drawing>
      </w:r>
    </w:p>
    <w:p w14:paraId="6573B8D2" w14:textId="77777777" w:rsidR="00C56867" w:rsidRDefault="00C56867" w:rsidP="00C56867">
      <w:r>
        <w:t>Let's save and refresh our dashboard:</w:t>
      </w:r>
    </w:p>
    <w:p w14:paraId="23862DCD" w14:textId="77777777" w:rsidR="00C56867" w:rsidRDefault="00C56867" w:rsidP="00C56867">
      <w:pPr>
        <w:jc w:val="center"/>
      </w:pPr>
      <w:r w:rsidRPr="004D119B">
        <w:rPr>
          <w:noProof/>
          <w:lang w:val="en-AU" w:eastAsia="en-AU"/>
        </w:rPr>
        <w:drawing>
          <wp:inline distT="0" distB="0" distL="0" distR="0" wp14:anchorId="07CB63D8" wp14:editId="6A46AB2B">
            <wp:extent cx="4581136" cy="30909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00621" cy="3104120"/>
                    </a:xfrm>
                    <a:prstGeom prst="rect">
                      <a:avLst/>
                    </a:prstGeom>
                  </pic:spPr>
                </pic:pic>
              </a:graphicData>
            </a:graphic>
          </wp:inline>
        </w:drawing>
      </w:r>
    </w:p>
    <w:p w14:paraId="6D97DF52" w14:textId="77777777" w:rsidR="00C56867" w:rsidRDefault="00C56867" w:rsidP="00C56867">
      <w:r>
        <w:t>Now we can see the smile faces throughout the column</w:t>
      </w:r>
      <w:r>
        <w:rPr>
          <w:rStyle w:val="apple-converted-space"/>
          <w:rFonts w:ascii="adobe-garamond-pro" w:hAnsi="adobe-garamond-pro"/>
          <w:sz w:val="27"/>
          <w:szCs w:val="27"/>
        </w:rPr>
        <w:t> </w:t>
      </w:r>
      <w:r w:rsidRPr="008266FB">
        <w:rPr>
          <w:rStyle w:val="Hyperlink"/>
          <w:rFonts w:cstheme="minorHAnsi"/>
          <w:color w:val="1970B0"/>
        </w:rPr>
        <w:t>Traffic</w:t>
      </w:r>
      <w:r w:rsidRPr="004D119B">
        <w:rPr>
          <w:color w:val="FF2B55"/>
        </w:rPr>
        <w:t xml:space="preserve"> </w:t>
      </w:r>
      <w:r w:rsidRPr="008266FB">
        <w:rPr>
          <w:rStyle w:val="Hyperlink"/>
          <w:rFonts w:cstheme="minorHAnsi"/>
          <w:color w:val="1970B0"/>
        </w:rPr>
        <w:t>Lights</w:t>
      </w:r>
      <w:r>
        <w:t>. There is not much use of it if we showing the icon on every row. So let's display the smile face only when a specific value is reached.</w:t>
      </w:r>
    </w:p>
    <w:p w14:paraId="765F426C" w14:textId="77777777" w:rsidR="00C56867" w:rsidRDefault="00C56867" w:rsidP="00C56867">
      <w:r>
        <w:t xml:space="preserve">Let's say that we want to show a smile face only if </w:t>
      </w:r>
      <w:r w:rsidRPr="008266FB">
        <w:rPr>
          <w:rStyle w:val="Hyperlink"/>
          <w:rFonts w:cstheme="minorHAnsi"/>
          <w:color w:val="1970B0"/>
        </w:rPr>
        <w:t>Revenue</w:t>
      </w:r>
      <w:r>
        <w:t xml:space="preserve"> is over </w:t>
      </w:r>
      <w:r w:rsidRPr="008266FB">
        <w:rPr>
          <w:rStyle w:val="Hyperlink"/>
          <w:rFonts w:cstheme="minorHAnsi"/>
          <w:color w:val="1970B0"/>
        </w:rPr>
        <w:t>20,000</w:t>
      </w:r>
      <w:r>
        <w:t>.</w:t>
      </w:r>
    </w:p>
    <w:p w14:paraId="3F843055" w14:textId="77777777" w:rsidR="00C56867" w:rsidRDefault="00C56867" w:rsidP="00C56867">
      <w:r>
        <w:t>The first thing we need to do is to store the Revenue value into a variable. We can use the optional parameter</w:t>
      </w:r>
      <w:r>
        <w:rPr>
          <w:rStyle w:val="apple-converted-space"/>
          <w:rFonts w:ascii="adobe-garamond-pro" w:hAnsi="adobe-garamond-pro"/>
          <w:sz w:val="27"/>
          <w:szCs w:val="27"/>
        </w:rPr>
        <w:t> </w:t>
      </w:r>
      <w:r w:rsidRPr="008266FB">
        <w:rPr>
          <w:rStyle w:val="Hyperlink"/>
          <w:rFonts w:cstheme="minorHAnsi"/>
          <w:color w:val="1970B0"/>
        </w:rPr>
        <w:t>ng-model</w:t>
      </w:r>
      <w:r w:rsidRPr="006808B6">
        <w:rPr>
          <w:color w:val="FF2B55"/>
        </w:rPr>
        <w:t> </w:t>
      </w:r>
      <w:r>
        <w:t>to store the value of a</w:t>
      </w:r>
      <w:r>
        <w:rPr>
          <w:rStyle w:val="apple-converted-space"/>
          <w:rFonts w:ascii="adobe-garamond-pro" w:hAnsi="adobe-garamond-pro"/>
          <w:sz w:val="27"/>
          <w:szCs w:val="27"/>
        </w:rPr>
        <w:t> </w:t>
      </w:r>
      <w:r w:rsidRPr="008266FB">
        <w:rPr>
          <w:rStyle w:val="Hyperlink"/>
          <w:rFonts w:cstheme="minorHAnsi"/>
          <w:color w:val="1970B0"/>
        </w:rPr>
        <w:t>DBR </w:t>
      </w:r>
      <w:r>
        <w:t>we want to use in our calculation. Let's add</w:t>
      </w:r>
      <w:r>
        <w:rPr>
          <w:rStyle w:val="apple-converted-space"/>
          <w:rFonts w:ascii="adobe-garamond-pro" w:hAnsi="adobe-garamond-pro"/>
          <w:sz w:val="27"/>
          <w:szCs w:val="27"/>
        </w:rPr>
        <w:t> </w:t>
      </w:r>
      <w:r w:rsidRPr="008266FB">
        <w:rPr>
          <w:rStyle w:val="Hyperlink"/>
          <w:rFonts w:cstheme="minorHAnsi"/>
          <w:color w:val="1970B0"/>
        </w:rPr>
        <w:t>ng-model="region.Rev"</w:t>
      </w:r>
      <w:r>
        <w:t> to the</w:t>
      </w:r>
      <w:r>
        <w:rPr>
          <w:rStyle w:val="apple-converted-space"/>
          <w:rFonts w:ascii="adobe-garamond-pro" w:hAnsi="adobe-garamond-pro"/>
          <w:sz w:val="27"/>
          <w:szCs w:val="27"/>
        </w:rPr>
        <w:t> </w:t>
      </w:r>
      <w:r w:rsidRPr="008266FB">
        <w:rPr>
          <w:rStyle w:val="Hyperlink"/>
          <w:rFonts w:cstheme="minorHAnsi"/>
          <w:color w:val="1970B0"/>
        </w:rPr>
        <w:t>DBR</w:t>
      </w:r>
      <w:r>
        <w:rPr>
          <w:rStyle w:val="apple-converted-space"/>
          <w:rFonts w:ascii="adobe-garamond-pro" w:hAnsi="adobe-garamond-pro"/>
          <w:sz w:val="27"/>
          <w:szCs w:val="27"/>
        </w:rPr>
        <w:t> </w:t>
      </w:r>
      <w:r>
        <w:t>in the table which gets the Revenue:</w:t>
      </w:r>
    </w:p>
    <w:p w14:paraId="4D3EF389" w14:textId="77777777" w:rsidR="00C56867" w:rsidRDefault="00C56867" w:rsidP="00C56867">
      <w:r w:rsidRPr="00F6462A">
        <w:rPr>
          <w:noProof/>
          <w:lang w:val="en-AU" w:eastAsia="en-AU"/>
        </w:rPr>
        <w:lastRenderedPageBreak/>
        <w:drawing>
          <wp:inline distT="0" distB="0" distL="0" distR="0" wp14:anchorId="4FDAF234" wp14:editId="1D8AA343">
            <wp:extent cx="5731510" cy="2343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343150"/>
                    </a:xfrm>
                    <a:prstGeom prst="rect">
                      <a:avLst/>
                    </a:prstGeom>
                  </pic:spPr>
                </pic:pic>
              </a:graphicData>
            </a:graphic>
          </wp:inline>
        </w:drawing>
      </w:r>
    </w:p>
    <w:p w14:paraId="0311B3A1" w14:textId="77777777" w:rsidR="00C56867" w:rsidRDefault="00C56867" w:rsidP="00C56867">
      <w:r>
        <w:t>Now we can use the variable region.Rev as a condition of the</w:t>
      </w:r>
      <w:r>
        <w:rPr>
          <w:rStyle w:val="apple-converted-space"/>
          <w:rFonts w:ascii="adobe-garamond-pro" w:hAnsi="adobe-garamond-pro"/>
          <w:sz w:val="27"/>
          <w:szCs w:val="27"/>
        </w:rPr>
        <w:t> </w:t>
      </w:r>
      <w:hyperlink r:id="rId97" w:tgtFrame="_blank" w:history="1">
        <w:r w:rsidRPr="008266FB">
          <w:rPr>
            <w:rStyle w:val="Hyperlink"/>
            <w:rFonts w:cstheme="minorHAnsi"/>
            <w:color w:val="1970B0"/>
          </w:rPr>
          <w:t>ng-if</w:t>
        </w:r>
      </w:hyperlink>
      <w:r>
        <w:t>.</w:t>
      </w:r>
    </w:p>
    <w:p w14:paraId="5924C755" w14:textId="77777777" w:rsidR="00C56867" w:rsidRDefault="00C56867" w:rsidP="00C56867">
      <w:r>
        <w:t>Let's add</w:t>
      </w:r>
      <w:r>
        <w:rPr>
          <w:rStyle w:val="apple-converted-space"/>
          <w:rFonts w:ascii="adobe-garamond-pro" w:hAnsi="adobe-garamond-pro"/>
          <w:sz w:val="27"/>
          <w:szCs w:val="27"/>
        </w:rPr>
        <w:t> </w:t>
      </w:r>
      <w:r w:rsidRPr="008266FB">
        <w:rPr>
          <w:rStyle w:val="Hyperlink"/>
          <w:rFonts w:cstheme="minorHAnsi"/>
          <w:color w:val="1970B0"/>
        </w:rPr>
        <w:t>ng-if="region.Rev &gt; 20000"</w:t>
      </w:r>
      <w:r>
        <w:rPr>
          <w:rStyle w:val="apple-converted-space"/>
          <w:rFonts w:ascii="adobe-garamond-pro" w:hAnsi="adobe-garamond-pro"/>
          <w:b/>
          <w:bCs/>
          <w:sz w:val="27"/>
          <w:szCs w:val="27"/>
        </w:rPr>
        <w:t> </w:t>
      </w:r>
      <w:r>
        <w:t>just before the</w:t>
      </w:r>
      <w:r>
        <w:rPr>
          <w:rStyle w:val="apple-converted-space"/>
          <w:rFonts w:ascii="adobe-garamond-pro" w:hAnsi="adobe-garamond-pro"/>
          <w:sz w:val="27"/>
          <w:szCs w:val="27"/>
        </w:rPr>
        <w:t> </w:t>
      </w:r>
      <w:r w:rsidRPr="008266FB">
        <w:rPr>
          <w:rStyle w:val="Hyperlink"/>
          <w:rFonts w:cstheme="minorHAnsi"/>
          <w:color w:val="1970B0"/>
        </w:rPr>
        <w:t>class="fa fa-smile-o"</w:t>
      </w:r>
      <w:r w:rsidRPr="00BC34CC">
        <w:rPr>
          <w:rStyle w:val="apple-converted-space"/>
          <w:rFonts w:ascii="adobe-garamond-pro" w:hAnsi="adobe-garamond-pro"/>
          <w:color w:val="FF2B55"/>
          <w:sz w:val="27"/>
          <w:szCs w:val="27"/>
        </w:rPr>
        <w:t> </w:t>
      </w:r>
      <w:r>
        <w:t>we just created above:</w:t>
      </w:r>
    </w:p>
    <w:p w14:paraId="72FFE949" w14:textId="77777777" w:rsidR="00C56867" w:rsidRDefault="00C56867" w:rsidP="00C56867">
      <w:r w:rsidRPr="00F6462A">
        <w:rPr>
          <w:noProof/>
          <w:lang w:val="en-AU" w:eastAsia="en-AU"/>
        </w:rPr>
        <w:drawing>
          <wp:inline distT="0" distB="0" distL="0" distR="0" wp14:anchorId="6AA60A2B" wp14:editId="7EE102BC">
            <wp:extent cx="5731510" cy="15106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1510665"/>
                    </a:xfrm>
                    <a:prstGeom prst="rect">
                      <a:avLst/>
                    </a:prstGeom>
                  </pic:spPr>
                </pic:pic>
              </a:graphicData>
            </a:graphic>
          </wp:inline>
        </w:drawing>
      </w:r>
    </w:p>
    <w:p w14:paraId="5EA58B75" w14:textId="77777777" w:rsidR="00C56867" w:rsidRDefault="00C56867" w:rsidP="00C56867">
      <w:pPr>
        <w:rPr>
          <w:rFonts w:ascii="Courier New" w:hAnsi="Courier New"/>
        </w:rPr>
      </w:pPr>
      <w:r>
        <w:rPr>
          <w:rStyle w:val="cm-tag"/>
          <w:color w:val="117700"/>
        </w:rPr>
        <w:t>&lt;i</w:t>
      </w:r>
      <w:r>
        <w:t xml:space="preserve"> </w:t>
      </w:r>
      <w:r>
        <w:rPr>
          <w:rStyle w:val="cm-attribute"/>
          <w:color w:val="0000CC"/>
        </w:rPr>
        <w:t>ng-if</w:t>
      </w:r>
      <w:r>
        <w:t>=</w:t>
      </w:r>
      <w:r>
        <w:rPr>
          <w:rStyle w:val="cm-string"/>
          <w:color w:val="11AA11"/>
        </w:rPr>
        <w:t>"region.Rev &gt; 20000"</w:t>
      </w:r>
      <w:r>
        <w:t xml:space="preserve"> </w:t>
      </w:r>
      <w:r>
        <w:rPr>
          <w:rStyle w:val="cm-attribute"/>
          <w:color w:val="0000CC"/>
        </w:rPr>
        <w:t>class</w:t>
      </w:r>
      <w:r>
        <w:t>=</w:t>
      </w:r>
      <w:r>
        <w:rPr>
          <w:rStyle w:val="cm-string"/>
          <w:color w:val="11AA11"/>
        </w:rPr>
        <w:t>"fa fa-smile-o"</w:t>
      </w:r>
      <w:r>
        <w:rPr>
          <w:rStyle w:val="cm-tag"/>
          <w:color w:val="117700"/>
        </w:rPr>
        <w:t>&gt;</w:t>
      </w:r>
      <w:r>
        <w:t xml:space="preserve"> </w:t>
      </w:r>
      <w:r>
        <w:rPr>
          <w:rStyle w:val="cm-tag"/>
          <w:color w:val="117700"/>
        </w:rPr>
        <w:t>&lt;/i&gt;</w:t>
      </w:r>
    </w:p>
    <w:p w14:paraId="0FE3DDC0" w14:textId="77777777" w:rsidR="00C56867" w:rsidRDefault="00C56867" w:rsidP="00C56867">
      <w:r>
        <w:t>The</w:t>
      </w:r>
      <w:r>
        <w:rPr>
          <w:rStyle w:val="apple-converted-space"/>
          <w:rFonts w:ascii="adobe-garamond-pro" w:hAnsi="adobe-garamond-pro"/>
          <w:sz w:val="27"/>
          <w:szCs w:val="27"/>
        </w:rPr>
        <w:t> </w:t>
      </w:r>
      <w:r w:rsidRPr="008266FB">
        <w:rPr>
          <w:rStyle w:val="Hyperlink"/>
          <w:rFonts w:cstheme="minorHAnsi"/>
          <w:color w:val="1970B0"/>
        </w:rPr>
        <w:t>ng-if</w:t>
      </w:r>
      <w:r w:rsidRPr="00A63995">
        <w:rPr>
          <w:rStyle w:val="apple-converted-space"/>
          <w:rFonts w:ascii="adobe-garamond-pro" w:hAnsi="adobe-garamond-pro"/>
          <w:color w:val="FF2B55"/>
          <w:sz w:val="27"/>
          <w:szCs w:val="27"/>
        </w:rPr>
        <w:t> </w:t>
      </w:r>
      <w:r>
        <w:t>directives will display the element only if the expression evaluates to true.</w:t>
      </w:r>
    </w:p>
    <w:p w14:paraId="0730E40C" w14:textId="77777777" w:rsidR="00EF194F" w:rsidRDefault="00EF194F">
      <w:r>
        <w:br w:type="page"/>
      </w:r>
    </w:p>
    <w:p w14:paraId="7F02624B" w14:textId="1AAA028F" w:rsidR="00C56867" w:rsidRDefault="00C56867" w:rsidP="00C56867">
      <w:r>
        <w:lastRenderedPageBreak/>
        <w:t>Let's save and refresh our dashboard, new we have a smile face only if Revenue &gt; 20,000:</w:t>
      </w:r>
    </w:p>
    <w:p w14:paraId="1981CF35" w14:textId="77777777" w:rsidR="00C56867" w:rsidRDefault="00C56867" w:rsidP="00EF194F">
      <w:pPr>
        <w:jc w:val="center"/>
      </w:pPr>
      <w:r w:rsidRPr="00BC34CC">
        <w:rPr>
          <w:noProof/>
          <w:lang w:val="en-AU" w:eastAsia="en-AU"/>
        </w:rPr>
        <w:drawing>
          <wp:inline distT="0" distB="0" distL="0" distR="0" wp14:anchorId="1932F4D0" wp14:editId="0E54B21F">
            <wp:extent cx="4085805" cy="29794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97945" cy="2988331"/>
                    </a:xfrm>
                    <a:prstGeom prst="rect">
                      <a:avLst/>
                    </a:prstGeom>
                  </pic:spPr>
                </pic:pic>
              </a:graphicData>
            </a:graphic>
          </wp:inline>
        </w:drawing>
      </w:r>
    </w:p>
    <w:p w14:paraId="23F6F6C1" w14:textId="77777777" w:rsidR="00C56867" w:rsidRDefault="00C56867" w:rsidP="00C56867">
      <w:pPr>
        <w:pStyle w:val="Heading2"/>
      </w:pPr>
      <w:bookmarkStart w:id="40" w:name="_Toc464562759"/>
      <w:bookmarkStart w:id="41" w:name="_Toc464673475"/>
      <w:r>
        <w:t>Conditional Formatting</w:t>
      </w:r>
      <w:bookmarkEnd w:id="40"/>
      <w:bookmarkEnd w:id="41"/>
    </w:p>
    <w:p w14:paraId="5464FD10" w14:textId="77777777" w:rsidR="00C56867" w:rsidRPr="007122D6" w:rsidRDefault="00C56867" w:rsidP="00C56867"/>
    <w:p w14:paraId="414D3C6F" w14:textId="77777777" w:rsidR="00C56867" w:rsidRDefault="00C56867" w:rsidP="00C56867">
      <w:r>
        <w:t xml:space="preserve">To take that one step further, we would like now to add some conditional formatting. We can use a </w:t>
      </w:r>
      <w:hyperlink r:id="rId100" w:tgtFrame="_blank" w:history="1">
        <w:r w:rsidRPr="008266FB">
          <w:rPr>
            <w:rStyle w:val="Hyperlink"/>
            <w:rFonts w:cstheme="minorHAnsi"/>
            <w:color w:val="1970B0"/>
          </w:rPr>
          <w:t>bootstrap</w:t>
        </w:r>
        <w:r w:rsidRPr="00B3129B">
          <w:rPr>
            <w:color w:val="FF2B55"/>
          </w:rPr>
          <w:t xml:space="preserve"> </w:t>
        </w:r>
        <w:r w:rsidRPr="008266FB">
          <w:rPr>
            <w:rStyle w:val="Hyperlink"/>
            <w:rFonts w:cstheme="minorHAnsi"/>
            <w:color w:val="1970B0"/>
          </w:rPr>
          <w:t>class</w:t>
        </w:r>
      </w:hyperlink>
      <w:r>
        <w:t> such as</w:t>
      </w:r>
      <w:r>
        <w:rPr>
          <w:rStyle w:val="apple-converted-space"/>
          <w:rFonts w:ascii="adobe-garamond-pro" w:hAnsi="adobe-garamond-pro"/>
          <w:sz w:val="27"/>
          <w:szCs w:val="27"/>
        </w:rPr>
        <w:t> </w:t>
      </w:r>
      <w:r w:rsidRPr="008266FB">
        <w:rPr>
          <w:rStyle w:val="Hyperlink"/>
          <w:rFonts w:cstheme="minorHAnsi"/>
          <w:color w:val="1970B0"/>
        </w:rPr>
        <w:t>text-success</w:t>
      </w:r>
      <w:r w:rsidRPr="00B3129B">
        <w:rPr>
          <w:rStyle w:val="apple-converted-space"/>
          <w:rFonts w:ascii="adobe-garamond-pro" w:hAnsi="adobe-garamond-pro"/>
          <w:color w:val="FF2B55"/>
          <w:sz w:val="27"/>
          <w:szCs w:val="27"/>
        </w:rPr>
        <w:t> </w:t>
      </w:r>
      <w:r>
        <w:t xml:space="preserve">to help us to quickly add some colors in your table. </w:t>
      </w:r>
    </w:p>
    <w:p w14:paraId="4B143E33" w14:textId="77777777" w:rsidR="00C56867" w:rsidRDefault="00C56867" w:rsidP="00C56867">
      <w:r>
        <w:t>We're adding a condition to show the color only if Revenue &gt; 50,000 (region.Rev &gt; 50000):</w:t>
      </w:r>
    </w:p>
    <w:p w14:paraId="62A2F621" w14:textId="77777777" w:rsidR="00C56867" w:rsidRDefault="00C56867" w:rsidP="00C56867">
      <w:pPr>
        <w:rPr>
          <w:rStyle w:val="cm-tag"/>
          <w:color w:val="117700"/>
        </w:rPr>
      </w:pPr>
      <w:r>
        <w:rPr>
          <w:rStyle w:val="cm-tag"/>
          <w:color w:val="117700"/>
        </w:rPr>
        <w:t>&lt;tr</w:t>
      </w:r>
      <w:r>
        <w:t xml:space="preserve"> </w:t>
      </w:r>
      <w:r>
        <w:rPr>
          <w:rStyle w:val="cm-attribute"/>
          <w:color w:val="0000CC"/>
        </w:rPr>
        <w:t>ng-repeat</w:t>
      </w:r>
      <w:r>
        <w:t>=</w:t>
      </w:r>
      <w:r>
        <w:rPr>
          <w:rStyle w:val="cm-string"/>
          <w:color w:val="11AA11"/>
        </w:rPr>
        <w:t>"region in page.regions"</w:t>
      </w:r>
      <w:r>
        <w:t xml:space="preserve"> </w:t>
      </w:r>
      <w:r>
        <w:rPr>
          <w:rStyle w:val="cm-attribute"/>
          <w:color w:val="0000CC"/>
        </w:rPr>
        <w:t>ng-class</w:t>
      </w:r>
      <w:r>
        <w:t>=</w:t>
      </w:r>
      <w:r>
        <w:rPr>
          <w:rStyle w:val="cm-string"/>
          <w:color w:val="11AA11"/>
        </w:rPr>
        <w:t>"{'text-success': region.Rev &gt; 50000}"</w:t>
      </w:r>
      <w:r>
        <w:rPr>
          <w:rStyle w:val="cm-tag"/>
          <w:color w:val="117700"/>
        </w:rPr>
        <w:t>&gt;</w:t>
      </w:r>
    </w:p>
    <w:p w14:paraId="20C93465" w14:textId="77777777" w:rsidR="00C56867" w:rsidRPr="00B3129B" w:rsidRDefault="00C56867" w:rsidP="00C56867">
      <w:r w:rsidRPr="00B3129B">
        <w:t xml:space="preserve">We’re adding the condition inside the ng-repeat so that the conditional formatting will be applied to </w:t>
      </w:r>
      <w:r>
        <w:t>all rows:</w:t>
      </w:r>
    </w:p>
    <w:p w14:paraId="61EBC973" w14:textId="77777777" w:rsidR="00C56867" w:rsidRDefault="00C56867" w:rsidP="00C56867">
      <w:r w:rsidRPr="00D00F6F">
        <w:rPr>
          <w:noProof/>
          <w:lang w:val="en-AU" w:eastAsia="en-AU"/>
        </w:rPr>
        <w:drawing>
          <wp:inline distT="0" distB="0" distL="0" distR="0" wp14:anchorId="7306C83B" wp14:editId="663C669C">
            <wp:extent cx="5445263" cy="2492176"/>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85917" cy="2510782"/>
                    </a:xfrm>
                    <a:prstGeom prst="rect">
                      <a:avLst/>
                    </a:prstGeom>
                  </pic:spPr>
                </pic:pic>
              </a:graphicData>
            </a:graphic>
          </wp:inline>
        </w:drawing>
      </w:r>
    </w:p>
    <w:p w14:paraId="2D9C3AE9" w14:textId="77777777" w:rsidR="00C56867" w:rsidRDefault="00C56867" w:rsidP="00C56867">
      <w:r>
        <w:lastRenderedPageBreak/>
        <w:t>Let's save and refresh the dashboard, now we can see the row in green are the ones with Revenue &gt; 50,000:</w:t>
      </w:r>
    </w:p>
    <w:p w14:paraId="5D8CD954" w14:textId="77777777" w:rsidR="00C56867" w:rsidRDefault="00C56867" w:rsidP="00C56867">
      <w:r w:rsidRPr="00686139">
        <w:rPr>
          <w:noProof/>
          <w:lang w:val="en-AU" w:eastAsia="en-AU"/>
        </w:rPr>
        <w:drawing>
          <wp:inline distT="0" distB="0" distL="0" distR="0" wp14:anchorId="36394D28" wp14:editId="4F51D33E">
            <wp:extent cx="5731510" cy="28371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837180"/>
                    </a:xfrm>
                    <a:prstGeom prst="rect">
                      <a:avLst/>
                    </a:prstGeom>
                  </pic:spPr>
                </pic:pic>
              </a:graphicData>
            </a:graphic>
          </wp:inline>
        </w:drawing>
      </w:r>
    </w:p>
    <w:p w14:paraId="7F7A5FCD" w14:textId="77777777" w:rsidR="00C56867" w:rsidRDefault="00C56867" w:rsidP="00C56867"/>
    <w:p w14:paraId="14BA3815" w14:textId="77777777" w:rsidR="00C56867" w:rsidRDefault="00C56867" w:rsidP="00C56867">
      <w:r>
        <w:t>Let's add some more formatting. We're going add a new</w:t>
      </w:r>
      <w:r>
        <w:rPr>
          <w:rStyle w:val="apple-converted-space"/>
          <w:rFonts w:ascii="adobe-garamond-pro" w:hAnsi="adobe-garamond-pro"/>
          <w:sz w:val="27"/>
          <w:szCs w:val="27"/>
        </w:rPr>
        <w:t> </w:t>
      </w:r>
      <w:r w:rsidRPr="008266FB">
        <w:rPr>
          <w:rStyle w:val="Hyperlink"/>
          <w:rFonts w:cstheme="minorHAnsi"/>
          <w:color w:val="1970B0"/>
        </w:rPr>
        <w:t>&lt;i</w:t>
      </w:r>
      <w:r>
        <w:t> element showing the</w:t>
      </w:r>
      <w:hyperlink r:id="rId103" w:tgtFrame="_blank" w:history="1">
        <w:r w:rsidRPr="00686139">
          <w:rPr>
            <w:color w:val="FF2B55"/>
          </w:rPr>
          <w:t> </w:t>
        </w:r>
        <w:r w:rsidRPr="008266FB">
          <w:rPr>
            <w:rStyle w:val="Hyperlink"/>
            <w:rFonts w:cstheme="minorHAnsi"/>
            <w:color w:val="1970B0"/>
          </w:rPr>
          <w:t>fa-star</w:t>
        </w:r>
        <w:r w:rsidRPr="00686139">
          <w:rPr>
            <w:color w:val="FF2B55"/>
          </w:rPr>
          <w:t> </w:t>
        </w:r>
      </w:hyperlink>
      <w:r>
        <w:t>icon only if Revenue &lt; 10,000.</w:t>
      </w:r>
    </w:p>
    <w:p w14:paraId="470633CD" w14:textId="77777777" w:rsidR="00C56867" w:rsidRDefault="00C56867" w:rsidP="00C56867">
      <w:pPr>
        <w:rPr>
          <w:color w:val="FF2B55"/>
        </w:rPr>
      </w:pPr>
      <w:r>
        <w:t>Just add below the</w:t>
      </w:r>
      <w:r>
        <w:rPr>
          <w:rStyle w:val="apple-converted-space"/>
          <w:rFonts w:ascii="adobe-garamond-pro" w:hAnsi="adobe-garamond-pro"/>
          <w:sz w:val="27"/>
          <w:szCs w:val="27"/>
        </w:rPr>
        <w:t> </w:t>
      </w:r>
      <w:r w:rsidRPr="008266FB">
        <w:rPr>
          <w:rStyle w:val="Hyperlink"/>
          <w:rFonts w:cstheme="minorHAnsi"/>
          <w:color w:val="1970B0"/>
        </w:rPr>
        <w:t>&lt;i ng-if="region.Rev &gt; 20000" class="fa fa-smile-o"&gt; &lt;/i&gt;</w:t>
      </w:r>
      <w:r>
        <w:br/>
        <w:t> the new star icon</w:t>
      </w:r>
      <w:r>
        <w:rPr>
          <w:rStyle w:val="apple-converted-space"/>
          <w:rFonts w:ascii="adobe-garamond-pro" w:hAnsi="adobe-garamond-pro"/>
          <w:sz w:val="27"/>
          <w:szCs w:val="27"/>
        </w:rPr>
        <w:t> </w:t>
      </w:r>
      <w:r w:rsidRPr="008266FB">
        <w:rPr>
          <w:rStyle w:val="Hyperlink"/>
          <w:rFonts w:cstheme="minorHAnsi"/>
          <w:color w:val="1970B0"/>
        </w:rPr>
        <w:t>&lt;i ng-if="region.Rev &lt; 10000" class="fa fa-star"&gt; &lt;/i&gt;</w:t>
      </w:r>
    </w:p>
    <w:p w14:paraId="53FE25D3" w14:textId="77777777" w:rsidR="00C56867" w:rsidRDefault="00C56867" w:rsidP="00C56867">
      <w:pPr>
        <w:rPr>
          <w:color w:val="FF2B55"/>
        </w:rPr>
      </w:pPr>
      <w:r w:rsidRPr="00D00F6F">
        <w:rPr>
          <w:noProof/>
          <w:color w:val="FF2B55"/>
          <w:lang w:val="en-AU" w:eastAsia="en-AU"/>
        </w:rPr>
        <w:drawing>
          <wp:inline distT="0" distB="0" distL="0" distR="0" wp14:anchorId="1121D7F4" wp14:editId="5A666ABB">
            <wp:extent cx="5731510" cy="15963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596390"/>
                    </a:xfrm>
                    <a:prstGeom prst="rect">
                      <a:avLst/>
                    </a:prstGeom>
                  </pic:spPr>
                </pic:pic>
              </a:graphicData>
            </a:graphic>
          </wp:inline>
        </w:drawing>
      </w:r>
    </w:p>
    <w:p w14:paraId="57FDEE23" w14:textId="77777777" w:rsidR="00C56867" w:rsidRDefault="00C56867" w:rsidP="00C56867"/>
    <w:p w14:paraId="43A5906D" w14:textId="77777777" w:rsidR="00C56867" w:rsidRDefault="00C56867" w:rsidP="00C56867">
      <w:r>
        <w:rPr>
          <w:rStyle w:val="cm-tag"/>
          <w:color w:val="117700"/>
        </w:rPr>
        <w:t>&lt;td&gt;</w:t>
      </w:r>
    </w:p>
    <w:p w14:paraId="41A28C06" w14:textId="77777777" w:rsidR="00C56867" w:rsidRDefault="00C56867" w:rsidP="00C56867">
      <w:r>
        <w:t xml:space="preserve">  </w:t>
      </w:r>
      <w:r>
        <w:rPr>
          <w:rStyle w:val="cm-tag"/>
          <w:color w:val="117700"/>
        </w:rPr>
        <w:t>&lt;i</w:t>
      </w:r>
      <w:r>
        <w:t xml:space="preserve"> </w:t>
      </w:r>
      <w:r>
        <w:rPr>
          <w:rStyle w:val="cm-attribute"/>
          <w:color w:val="0000CC"/>
        </w:rPr>
        <w:t>ng-if</w:t>
      </w:r>
      <w:r>
        <w:t>=</w:t>
      </w:r>
      <w:r>
        <w:rPr>
          <w:rStyle w:val="cm-string"/>
          <w:color w:val="11AA11"/>
        </w:rPr>
        <w:t>"region.Rev &gt; 20000"</w:t>
      </w:r>
      <w:r>
        <w:t xml:space="preserve"> </w:t>
      </w:r>
      <w:r>
        <w:rPr>
          <w:rStyle w:val="cm-attribute"/>
          <w:color w:val="0000CC"/>
        </w:rPr>
        <w:t>class</w:t>
      </w:r>
      <w:r>
        <w:t>=</w:t>
      </w:r>
      <w:r>
        <w:rPr>
          <w:rStyle w:val="cm-string"/>
          <w:color w:val="11AA11"/>
        </w:rPr>
        <w:t>"fa fa-smile-o"</w:t>
      </w:r>
      <w:r>
        <w:rPr>
          <w:rStyle w:val="cm-tag"/>
          <w:color w:val="117700"/>
        </w:rPr>
        <w:t>&gt;</w:t>
      </w:r>
      <w:r>
        <w:t xml:space="preserve"> </w:t>
      </w:r>
      <w:r>
        <w:rPr>
          <w:rStyle w:val="cm-tag"/>
          <w:color w:val="117700"/>
        </w:rPr>
        <w:t>&lt;/i&gt;</w:t>
      </w:r>
    </w:p>
    <w:p w14:paraId="13E2A7A3" w14:textId="77777777" w:rsidR="00C56867" w:rsidRDefault="00C56867" w:rsidP="00C56867">
      <w:r>
        <w:t xml:space="preserve">  </w:t>
      </w:r>
      <w:r>
        <w:rPr>
          <w:rStyle w:val="cm-tag"/>
          <w:color w:val="117700"/>
        </w:rPr>
        <w:t>&lt;i</w:t>
      </w:r>
      <w:r>
        <w:t xml:space="preserve"> </w:t>
      </w:r>
      <w:r>
        <w:rPr>
          <w:rStyle w:val="cm-attribute"/>
          <w:color w:val="0000CC"/>
        </w:rPr>
        <w:t>ng-if</w:t>
      </w:r>
      <w:r>
        <w:t>=</w:t>
      </w:r>
      <w:r>
        <w:rPr>
          <w:rStyle w:val="cm-string"/>
          <w:color w:val="11AA11"/>
        </w:rPr>
        <w:t>"region.Rev &lt; 10000"</w:t>
      </w:r>
      <w:r>
        <w:t xml:space="preserve"> </w:t>
      </w:r>
      <w:r>
        <w:rPr>
          <w:rStyle w:val="cm-attribute"/>
          <w:color w:val="0000CC"/>
        </w:rPr>
        <w:t>class</w:t>
      </w:r>
      <w:r>
        <w:t>=</w:t>
      </w:r>
      <w:r>
        <w:rPr>
          <w:rStyle w:val="cm-string"/>
          <w:color w:val="11AA11"/>
        </w:rPr>
        <w:t>"fa fa-star"</w:t>
      </w:r>
      <w:r>
        <w:rPr>
          <w:rStyle w:val="cm-tag"/>
          <w:color w:val="117700"/>
        </w:rPr>
        <w:t>&gt;</w:t>
      </w:r>
      <w:r>
        <w:t xml:space="preserve"> </w:t>
      </w:r>
      <w:r>
        <w:rPr>
          <w:rStyle w:val="cm-tag"/>
          <w:color w:val="117700"/>
        </w:rPr>
        <w:t>&lt;/i&gt;</w:t>
      </w:r>
    </w:p>
    <w:p w14:paraId="7945C971" w14:textId="77777777" w:rsidR="00C56867" w:rsidRDefault="00C56867" w:rsidP="00C56867">
      <w:pPr>
        <w:rPr>
          <w:rFonts w:ascii="Courier New" w:hAnsi="Courier New"/>
        </w:rPr>
      </w:pPr>
      <w:r>
        <w:rPr>
          <w:rStyle w:val="cm-tag"/>
          <w:color w:val="117700"/>
        </w:rPr>
        <w:t>&lt;/td&gt;</w:t>
      </w:r>
    </w:p>
    <w:p w14:paraId="054DDADB" w14:textId="77777777" w:rsidR="00C56867" w:rsidRDefault="00C56867" w:rsidP="00C56867"/>
    <w:p w14:paraId="4BE1ACAD" w14:textId="77777777" w:rsidR="00C56867" w:rsidRDefault="00C56867" w:rsidP="00C56867">
      <w:r>
        <w:t>Let's save and refresh the page, we can see now the star if Operating Expenses &lt; 400,000:</w:t>
      </w:r>
    </w:p>
    <w:p w14:paraId="2BAA37E6" w14:textId="77777777" w:rsidR="00C56867" w:rsidRDefault="00C56867" w:rsidP="00C56867">
      <w:pPr>
        <w:jc w:val="center"/>
      </w:pPr>
      <w:r w:rsidRPr="00E75C6A">
        <w:rPr>
          <w:noProof/>
          <w:lang w:val="en-AU" w:eastAsia="en-AU"/>
        </w:rPr>
        <w:drawing>
          <wp:inline distT="0" distB="0" distL="0" distR="0" wp14:anchorId="26195F87" wp14:editId="36727E7B">
            <wp:extent cx="5731510" cy="30784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078480"/>
                    </a:xfrm>
                    <a:prstGeom prst="rect">
                      <a:avLst/>
                    </a:prstGeom>
                  </pic:spPr>
                </pic:pic>
              </a:graphicData>
            </a:graphic>
          </wp:inline>
        </w:drawing>
      </w:r>
    </w:p>
    <w:p w14:paraId="3C2F3E3C" w14:textId="77777777" w:rsidR="00C56867" w:rsidRDefault="00C56867" w:rsidP="00C56867">
      <w:r>
        <w:t>Let's put some colors on the star only if Revenue &lt; 5,000 (</w:t>
      </w:r>
      <w:r w:rsidRPr="008266FB">
        <w:rPr>
          <w:rStyle w:val="Hyperlink"/>
          <w:rFonts w:cstheme="minorHAnsi"/>
          <w:color w:val="1970B0"/>
        </w:rPr>
        <w:t>ng-class="{'text-danger': region.OE &lt; 200000}"</w:t>
      </w:r>
      <w:r>
        <w:t>):</w:t>
      </w:r>
    </w:p>
    <w:p w14:paraId="7B7348CD" w14:textId="77777777" w:rsidR="00C56867" w:rsidRDefault="00C56867" w:rsidP="00C56867">
      <w:r w:rsidRPr="00D00F6F">
        <w:rPr>
          <w:noProof/>
          <w:lang w:val="en-AU" w:eastAsia="en-AU"/>
        </w:rPr>
        <w:drawing>
          <wp:inline distT="0" distB="0" distL="0" distR="0" wp14:anchorId="616B169D" wp14:editId="644F6E62">
            <wp:extent cx="5731510" cy="15824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582420"/>
                    </a:xfrm>
                    <a:prstGeom prst="rect">
                      <a:avLst/>
                    </a:prstGeom>
                  </pic:spPr>
                </pic:pic>
              </a:graphicData>
            </a:graphic>
          </wp:inline>
        </w:drawing>
      </w:r>
    </w:p>
    <w:p w14:paraId="10BCEBD8" w14:textId="77777777" w:rsidR="00C56867" w:rsidRDefault="00C56867" w:rsidP="00C56867">
      <w:pPr>
        <w:rPr>
          <w:rFonts w:ascii="Courier New" w:hAnsi="Courier New"/>
        </w:rPr>
      </w:pPr>
      <w:r>
        <w:t xml:space="preserve">  </w:t>
      </w:r>
      <w:r>
        <w:rPr>
          <w:rStyle w:val="cm-tag"/>
          <w:color w:val="117700"/>
        </w:rPr>
        <w:t>&lt;i</w:t>
      </w:r>
      <w:r>
        <w:t xml:space="preserve"> </w:t>
      </w:r>
      <w:r>
        <w:rPr>
          <w:rStyle w:val="cm-attribute"/>
          <w:color w:val="0000CC"/>
        </w:rPr>
        <w:t>ng-if</w:t>
      </w:r>
      <w:r>
        <w:t>=</w:t>
      </w:r>
      <w:r>
        <w:rPr>
          <w:rStyle w:val="cm-string"/>
          <w:color w:val="11AA11"/>
        </w:rPr>
        <w:t>"region.Rev &lt; 10000"</w:t>
      </w:r>
      <w:r>
        <w:t xml:space="preserve"> </w:t>
      </w:r>
      <w:r>
        <w:rPr>
          <w:rStyle w:val="cm-attribute"/>
          <w:color w:val="0000CC"/>
        </w:rPr>
        <w:t>class</w:t>
      </w:r>
      <w:r>
        <w:t>=</w:t>
      </w:r>
      <w:r>
        <w:rPr>
          <w:rStyle w:val="cm-string"/>
          <w:color w:val="11AA11"/>
        </w:rPr>
        <w:t>"fa fa-star"</w:t>
      </w:r>
      <w:r>
        <w:t xml:space="preserve"> </w:t>
      </w:r>
      <w:r>
        <w:rPr>
          <w:rStyle w:val="cm-attribute"/>
          <w:color w:val="0000CC"/>
        </w:rPr>
        <w:t>ng-class</w:t>
      </w:r>
      <w:r>
        <w:t>=</w:t>
      </w:r>
      <w:r>
        <w:rPr>
          <w:rStyle w:val="cm-string"/>
          <w:color w:val="11AA11"/>
        </w:rPr>
        <w:t>"{'text-danger': region.Rev &lt; 5000}"</w:t>
      </w:r>
      <w:r>
        <w:rPr>
          <w:rStyle w:val="cm-tag"/>
          <w:color w:val="117700"/>
        </w:rPr>
        <w:t>&gt;</w:t>
      </w:r>
      <w:r>
        <w:t xml:space="preserve"> </w:t>
      </w:r>
    </w:p>
    <w:p w14:paraId="3AB06B40" w14:textId="77777777" w:rsidR="00C56867" w:rsidRDefault="00C56867" w:rsidP="00C56867"/>
    <w:p w14:paraId="1D0F4F6B" w14:textId="77777777" w:rsidR="00C56867" w:rsidRDefault="00C56867" w:rsidP="00C56867"/>
    <w:p w14:paraId="6F667530" w14:textId="77777777" w:rsidR="00C56867" w:rsidRDefault="00C56867" w:rsidP="00C56867"/>
    <w:p w14:paraId="48AAB0EB" w14:textId="77777777" w:rsidR="00C56867" w:rsidRDefault="00C56867" w:rsidP="00C56867"/>
    <w:p w14:paraId="5751F239" w14:textId="77777777" w:rsidR="00C56867" w:rsidRDefault="00C56867" w:rsidP="00C56867"/>
    <w:p w14:paraId="7DC66027" w14:textId="77777777" w:rsidR="00C56867" w:rsidRDefault="00C56867" w:rsidP="00C56867"/>
    <w:p w14:paraId="3E63A424" w14:textId="77777777" w:rsidR="00C56867" w:rsidRDefault="00C56867" w:rsidP="00C56867"/>
    <w:p w14:paraId="0F9CC92E" w14:textId="77777777" w:rsidR="00C56867" w:rsidRDefault="00C56867" w:rsidP="00C56867"/>
    <w:p w14:paraId="57F537D4" w14:textId="77777777" w:rsidR="00C56867" w:rsidRDefault="00C56867" w:rsidP="00C56867">
      <w:r>
        <w:t>Let's save and refresh the dashboard, you should see a green star if Operating Expenses &lt; 200,000:</w:t>
      </w:r>
    </w:p>
    <w:p w14:paraId="756BAF95" w14:textId="77777777" w:rsidR="00C56867" w:rsidRDefault="00C56867" w:rsidP="00EF194F">
      <w:pPr>
        <w:jc w:val="center"/>
      </w:pPr>
      <w:r w:rsidRPr="00DD6FD9">
        <w:rPr>
          <w:noProof/>
          <w:lang w:val="en-AU" w:eastAsia="en-AU"/>
        </w:rPr>
        <w:drawing>
          <wp:inline distT="0" distB="0" distL="0" distR="0" wp14:anchorId="564A8E46" wp14:editId="634055AB">
            <wp:extent cx="4448620" cy="3419513"/>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56982" cy="3425940"/>
                    </a:xfrm>
                    <a:prstGeom prst="rect">
                      <a:avLst/>
                    </a:prstGeom>
                  </pic:spPr>
                </pic:pic>
              </a:graphicData>
            </a:graphic>
          </wp:inline>
        </w:drawing>
      </w:r>
    </w:p>
    <w:p w14:paraId="3F3BD2BA" w14:textId="77777777" w:rsidR="00C56867" w:rsidRDefault="00C56867" w:rsidP="00C56867">
      <w:r>
        <w:t>The last thing we want to do is to align all numbers to the right and the traffic lights to the middle of the column. In order to do that we're going to use another bootstrap item. In all</w:t>
      </w:r>
      <w:r>
        <w:rPr>
          <w:rStyle w:val="apple-converted-space"/>
          <w:rFonts w:ascii="adobe-garamond-pro" w:hAnsi="adobe-garamond-pro"/>
          <w:sz w:val="27"/>
          <w:szCs w:val="27"/>
        </w:rPr>
        <w:t> </w:t>
      </w:r>
      <w:r w:rsidRPr="008266FB">
        <w:rPr>
          <w:rStyle w:val="Hyperlink"/>
          <w:rFonts w:cstheme="minorHAnsi"/>
          <w:color w:val="1970B0"/>
        </w:rPr>
        <w:t>&lt;td&gt;</w:t>
      </w:r>
      <w:r w:rsidRPr="00DD6FD9">
        <w:rPr>
          <w:rStyle w:val="apple-converted-space"/>
          <w:rFonts w:ascii="adobe-garamond-pro" w:hAnsi="adobe-garamond-pro"/>
          <w:b/>
          <w:bCs/>
          <w:color w:val="FF2B55"/>
          <w:sz w:val="27"/>
          <w:szCs w:val="27"/>
        </w:rPr>
        <w:t> </w:t>
      </w:r>
      <w:r>
        <w:t>which include the DBR we're going to add</w:t>
      </w:r>
      <w:r>
        <w:rPr>
          <w:rStyle w:val="apple-converted-space"/>
          <w:rFonts w:ascii="adobe-garamond-pro" w:hAnsi="adobe-garamond-pro"/>
          <w:sz w:val="27"/>
          <w:szCs w:val="27"/>
        </w:rPr>
        <w:t> </w:t>
      </w:r>
      <w:r w:rsidRPr="008266FB">
        <w:rPr>
          <w:rStyle w:val="Hyperlink"/>
          <w:rFonts w:cstheme="minorHAnsi"/>
          <w:color w:val="1970B0"/>
        </w:rPr>
        <w:t>class="text-right":</w:t>
      </w:r>
    </w:p>
    <w:p w14:paraId="750FFD1D" w14:textId="77777777" w:rsidR="00C56867" w:rsidRDefault="00C56867" w:rsidP="00C56867">
      <w:pPr>
        <w:jc w:val="center"/>
      </w:pPr>
      <w:r w:rsidRPr="00D00F6F">
        <w:rPr>
          <w:noProof/>
          <w:lang w:val="en-AU" w:eastAsia="en-AU"/>
        </w:rPr>
        <w:lastRenderedPageBreak/>
        <w:drawing>
          <wp:inline distT="0" distB="0" distL="0" distR="0" wp14:anchorId="2B2DEFF3" wp14:editId="1C5B08F5">
            <wp:extent cx="5731510" cy="35687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3568700"/>
                    </a:xfrm>
                    <a:prstGeom prst="rect">
                      <a:avLst/>
                    </a:prstGeom>
                  </pic:spPr>
                </pic:pic>
              </a:graphicData>
            </a:graphic>
          </wp:inline>
        </w:drawing>
      </w:r>
    </w:p>
    <w:p w14:paraId="016E2FAF" w14:textId="77777777" w:rsidR="00C56867" w:rsidRDefault="00C56867" w:rsidP="00C56867">
      <w:pPr>
        <w:rPr>
          <w:color w:val="FF2B55"/>
        </w:rPr>
      </w:pPr>
      <w:r>
        <w:t>and for the traffic lights we're going to add</w:t>
      </w:r>
      <w:r>
        <w:rPr>
          <w:rStyle w:val="apple-converted-space"/>
          <w:rFonts w:ascii="adobe-garamond-pro" w:hAnsi="adobe-garamond-pro"/>
          <w:b/>
          <w:bCs/>
          <w:sz w:val="27"/>
          <w:szCs w:val="27"/>
        </w:rPr>
        <w:t> </w:t>
      </w:r>
      <w:r w:rsidRPr="008266FB">
        <w:rPr>
          <w:rStyle w:val="Hyperlink"/>
          <w:rFonts w:cstheme="minorHAnsi"/>
          <w:color w:val="1970B0"/>
        </w:rPr>
        <w:t>class="text-center":</w:t>
      </w:r>
    </w:p>
    <w:p w14:paraId="7B2800A5" w14:textId="77777777" w:rsidR="00C56867" w:rsidRDefault="00C56867" w:rsidP="00C56867">
      <w:r w:rsidRPr="00D00F6F">
        <w:rPr>
          <w:noProof/>
          <w:lang w:val="en-AU" w:eastAsia="en-AU"/>
        </w:rPr>
        <w:drawing>
          <wp:inline distT="0" distB="0" distL="0" distR="0" wp14:anchorId="6B736403" wp14:editId="44D0AC18">
            <wp:extent cx="5731510" cy="16332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633220"/>
                    </a:xfrm>
                    <a:prstGeom prst="rect">
                      <a:avLst/>
                    </a:prstGeom>
                  </pic:spPr>
                </pic:pic>
              </a:graphicData>
            </a:graphic>
          </wp:inline>
        </w:drawing>
      </w:r>
    </w:p>
    <w:p w14:paraId="48ADC35C" w14:textId="77777777" w:rsidR="00C56867" w:rsidRDefault="00C56867" w:rsidP="00C56867">
      <w:r>
        <w:t>Let's save and refresh the dashboard:</w:t>
      </w:r>
    </w:p>
    <w:p w14:paraId="4D2C8ABF" w14:textId="77777777" w:rsidR="00C56867" w:rsidRDefault="00C56867" w:rsidP="00C56867">
      <w:r w:rsidRPr="00DD6FD9">
        <w:rPr>
          <w:noProof/>
          <w:lang w:val="en-AU" w:eastAsia="en-AU"/>
        </w:rPr>
        <w:lastRenderedPageBreak/>
        <w:drawing>
          <wp:inline distT="0" distB="0" distL="0" distR="0" wp14:anchorId="1466E8DE" wp14:editId="4B003F73">
            <wp:extent cx="5731510" cy="43853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4385310"/>
                    </a:xfrm>
                    <a:prstGeom prst="rect">
                      <a:avLst/>
                    </a:prstGeom>
                  </pic:spPr>
                </pic:pic>
              </a:graphicData>
            </a:graphic>
          </wp:inline>
        </w:drawing>
      </w:r>
    </w:p>
    <w:p w14:paraId="60D64DB8" w14:textId="4983FEEA" w:rsidR="00D218EB" w:rsidRPr="00545657" w:rsidRDefault="00C56867" w:rsidP="001F153E">
      <w:pPr>
        <w:rPr>
          <w:rFonts w:asciiTheme="majorHAnsi" w:eastAsia="MS PGothic" w:hAnsiTheme="majorHAnsi" w:cstheme="majorBidi"/>
          <w:b/>
          <w:sz w:val="32"/>
          <w:szCs w:val="32"/>
          <w:lang w:bidi="en-US"/>
        </w:rPr>
      </w:pPr>
      <w:r>
        <w:t xml:space="preserve">That's the end of this training to learn more about Canvas, you can go to </w:t>
      </w:r>
      <w:hyperlink r:id="rId111" w:history="1">
        <w:r w:rsidRPr="00FB60C9">
          <w:rPr>
            <w:rStyle w:val="Hyperlink"/>
          </w:rPr>
          <w:t>http://www.canvasfortm1.com/</w:t>
        </w:r>
      </w:hyperlink>
    </w:p>
    <w:sectPr w:rsidR="00D218EB" w:rsidRPr="00545657" w:rsidSect="00B55DC0">
      <w:footerReference w:type="default" r:id="rId1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E1899C" w14:textId="77777777" w:rsidR="00CB6020" w:rsidRDefault="00CB6020" w:rsidP="00D218EB">
      <w:pPr>
        <w:spacing w:after="0" w:line="240" w:lineRule="auto"/>
      </w:pPr>
      <w:r>
        <w:separator/>
      </w:r>
    </w:p>
  </w:endnote>
  <w:endnote w:type="continuationSeparator" w:id="0">
    <w:p w14:paraId="1784B6CC" w14:textId="77777777" w:rsidR="00CB6020" w:rsidRDefault="00CB6020"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adobe-garamond-pro">
    <w:altName w:val="Times New Roman"/>
    <w:panose1 w:val="00000000000000000000"/>
    <w:charset w:val="00"/>
    <w:family w:val="roman"/>
    <w:notTrueType/>
    <w:pitch w:val="default"/>
  </w:font>
  <w:font w:name="proxima-nov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832BE" w14:textId="03590195" w:rsidR="00A93068" w:rsidRPr="00D218EB" w:rsidRDefault="00A93068" w:rsidP="00947BFB">
    <w:pPr>
      <w:pStyle w:val="Footer"/>
      <w:jc w:val="center"/>
      <w:rPr>
        <w:sz w:val="20"/>
        <w:szCs w:val="20"/>
      </w:rPr>
    </w:pPr>
    <w:r w:rsidRPr="00B55DC0">
      <w:rPr>
        <w:noProof/>
        <w:lang w:val="en-AU" w:eastAsia="en-AU"/>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00947BFB">
      <w:rPr>
        <w:sz w:val="20"/>
        <w:szCs w:val="20"/>
      </w:rPr>
      <w:t xml:space="preserve">                                                                                                 </w:t>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F60A84">
      <w:rPr>
        <w:noProof/>
        <w:sz w:val="20"/>
        <w:szCs w:val="20"/>
      </w:rPr>
      <w:t>3</w:t>
    </w:r>
    <w:r w:rsidRPr="00D218EB">
      <w:rPr>
        <w:noProof/>
        <w:sz w:val="20"/>
        <w:szCs w:val="20"/>
      </w:rPr>
      <w:fldChar w:fldCharType="end"/>
    </w:r>
    <w:r w:rsidR="00947BFB">
      <w:rPr>
        <w:noProof/>
        <w:sz w:val="20"/>
        <w:szCs w:val="20"/>
      </w:rPr>
      <w:t xml:space="preserve">                                                      </w:t>
    </w:r>
    <w:r w:rsidR="0002748F">
      <w:rPr>
        <w:noProof/>
        <w:sz w:val="20"/>
        <w:szCs w:val="20"/>
      </w:rPr>
      <w:pict w14:anchorId="22AA27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6pt;height:34.65pt">
          <v:imagedata r:id="rId2" o:title="cubewise_logo"/>
        </v:shape>
      </w:pict>
    </w:r>
  </w:p>
  <w:p w14:paraId="1E3A17DF" w14:textId="476D01D3" w:rsidR="00A93068" w:rsidRDefault="00947BFB">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7414EF" w14:textId="77777777" w:rsidR="00CB6020" w:rsidRDefault="00CB6020" w:rsidP="00D218EB">
      <w:pPr>
        <w:spacing w:after="0" w:line="240" w:lineRule="auto"/>
      </w:pPr>
      <w:r>
        <w:separator/>
      </w:r>
    </w:p>
  </w:footnote>
  <w:footnote w:type="continuationSeparator" w:id="0">
    <w:p w14:paraId="4672ADFA" w14:textId="77777777" w:rsidR="00CB6020" w:rsidRDefault="00CB6020"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54FBA"/>
    <w:multiLevelType w:val="hybridMultilevel"/>
    <w:tmpl w:val="A5B8F4DA"/>
    <w:lvl w:ilvl="0" w:tplc="9334B63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486EB5"/>
    <w:multiLevelType w:val="multilevel"/>
    <w:tmpl w:val="C51A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334E3"/>
    <w:multiLevelType w:val="hybridMultilevel"/>
    <w:tmpl w:val="B1FECA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7CB0D6D"/>
    <w:multiLevelType w:val="hybridMultilevel"/>
    <w:tmpl w:val="C30054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A3D4EEE"/>
    <w:multiLevelType w:val="hybridMultilevel"/>
    <w:tmpl w:val="83ACECF8"/>
    <w:lvl w:ilvl="0" w:tplc="88162BF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B579B7"/>
    <w:multiLevelType w:val="hybridMultilevel"/>
    <w:tmpl w:val="959E55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5D63508"/>
    <w:multiLevelType w:val="hybridMultilevel"/>
    <w:tmpl w:val="327E5F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B02368D"/>
    <w:multiLevelType w:val="hybridMultilevel"/>
    <w:tmpl w:val="059451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6297092"/>
    <w:multiLevelType w:val="hybridMultilevel"/>
    <w:tmpl w:val="44304F3C"/>
    <w:lvl w:ilvl="0" w:tplc="9B52192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370AAF"/>
    <w:multiLevelType w:val="hybridMultilevel"/>
    <w:tmpl w:val="EEACC188"/>
    <w:lvl w:ilvl="0" w:tplc="0D049D3E">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AB44058"/>
    <w:multiLevelType w:val="hybridMultilevel"/>
    <w:tmpl w:val="D1761A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F3A4534"/>
    <w:multiLevelType w:val="hybridMultilevel"/>
    <w:tmpl w:val="0200F9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3D4327B"/>
    <w:multiLevelType w:val="hybridMultilevel"/>
    <w:tmpl w:val="51A6C904"/>
    <w:lvl w:ilvl="0" w:tplc="BC6C11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D24A5E"/>
    <w:multiLevelType w:val="multilevel"/>
    <w:tmpl w:val="7F5E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303F4F"/>
    <w:multiLevelType w:val="hybridMultilevel"/>
    <w:tmpl w:val="E4E849DA"/>
    <w:lvl w:ilvl="0" w:tplc="8F16E9DA">
      <w:start w:val="1"/>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6C9736DF"/>
    <w:multiLevelType w:val="hybridMultilevel"/>
    <w:tmpl w:val="94D2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1052717"/>
    <w:multiLevelType w:val="multilevel"/>
    <w:tmpl w:val="A50A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227C3A"/>
    <w:multiLevelType w:val="hybridMultilevel"/>
    <w:tmpl w:val="632AAC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6EF009A"/>
    <w:multiLevelType w:val="hybridMultilevel"/>
    <w:tmpl w:val="5E7AF5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5"/>
  </w:num>
  <w:num w:numId="2">
    <w:abstractNumId w:val="12"/>
  </w:num>
  <w:num w:numId="3">
    <w:abstractNumId w:val="8"/>
  </w:num>
  <w:num w:numId="4">
    <w:abstractNumId w:val="4"/>
  </w:num>
  <w:num w:numId="5">
    <w:abstractNumId w:val="9"/>
  </w:num>
  <w:num w:numId="6">
    <w:abstractNumId w:val="2"/>
  </w:num>
  <w:num w:numId="7">
    <w:abstractNumId w:val="11"/>
  </w:num>
  <w:num w:numId="8">
    <w:abstractNumId w:val="3"/>
  </w:num>
  <w:num w:numId="9">
    <w:abstractNumId w:val="6"/>
  </w:num>
  <w:num w:numId="10">
    <w:abstractNumId w:val="19"/>
  </w:num>
  <w:num w:numId="11">
    <w:abstractNumId w:val="14"/>
  </w:num>
  <w:num w:numId="12">
    <w:abstractNumId w:val="18"/>
  </w:num>
  <w:num w:numId="13">
    <w:abstractNumId w:val="17"/>
  </w:num>
  <w:num w:numId="14">
    <w:abstractNumId w:val="1"/>
  </w:num>
  <w:num w:numId="15">
    <w:abstractNumId w:val="13"/>
  </w:num>
  <w:num w:numId="16">
    <w:abstractNumId w:val="5"/>
  </w:num>
  <w:num w:numId="17">
    <w:abstractNumId w:val="10"/>
  </w:num>
  <w:num w:numId="18">
    <w:abstractNumId w:val="0"/>
  </w:num>
  <w:num w:numId="19">
    <w:abstractNumId w:val="7"/>
  </w:num>
  <w:num w:numId="20">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bert Heijkers">
    <w15:presenceInfo w15:providerId="Windows Live" w15:userId="b3ade7a8ced439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02592"/>
    <w:rsid w:val="00012961"/>
    <w:rsid w:val="000163D9"/>
    <w:rsid w:val="0002748F"/>
    <w:rsid w:val="000728A3"/>
    <w:rsid w:val="00080AB1"/>
    <w:rsid w:val="00087096"/>
    <w:rsid w:val="00087F87"/>
    <w:rsid w:val="00095931"/>
    <w:rsid w:val="000C4AF3"/>
    <w:rsid w:val="000C74CE"/>
    <w:rsid w:val="0010790A"/>
    <w:rsid w:val="0011265A"/>
    <w:rsid w:val="00112E2C"/>
    <w:rsid w:val="0013627C"/>
    <w:rsid w:val="00143E9D"/>
    <w:rsid w:val="00144387"/>
    <w:rsid w:val="00165AD0"/>
    <w:rsid w:val="00172007"/>
    <w:rsid w:val="001736AF"/>
    <w:rsid w:val="00182BB0"/>
    <w:rsid w:val="001874E8"/>
    <w:rsid w:val="00195E75"/>
    <w:rsid w:val="001C01B1"/>
    <w:rsid w:val="001D5595"/>
    <w:rsid w:val="001F153E"/>
    <w:rsid w:val="001F7983"/>
    <w:rsid w:val="002159B9"/>
    <w:rsid w:val="00223127"/>
    <w:rsid w:val="00225933"/>
    <w:rsid w:val="00262D87"/>
    <w:rsid w:val="00277460"/>
    <w:rsid w:val="002846C6"/>
    <w:rsid w:val="00293B88"/>
    <w:rsid w:val="002951CA"/>
    <w:rsid w:val="002C4468"/>
    <w:rsid w:val="002C772F"/>
    <w:rsid w:val="002F315C"/>
    <w:rsid w:val="00337599"/>
    <w:rsid w:val="00353966"/>
    <w:rsid w:val="00374C13"/>
    <w:rsid w:val="0039004E"/>
    <w:rsid w:val="00395B22"/>
    <w:rsid w:val="00396570"/>
    <w:rsid w:val="003F5433"/>
    <w:rsid w:val="004361CD"/>
    <w:rsid w:val="00437AA8"/>
    <w:rsid w:val="00467F7C"/>
    <w:rsid w:val="0047297D"/>
    <w:rsid w:val="0047656C"/>
    <w:rsid w:val="004A192C"/>
    <w:rsid w:val="004D4981"/>
    <w:rsid w:val="00500FCF"/>
    <w:rsid w:val="00514116"/>
    <w:rsid w:val="0052669C"/>
    <w:rsid w:val="00527FB0"/>
    <w:rsid w:val="00530B3C"/>
    <w:rsid w:val="00545657"/>
    <w:rsid w:val="005532DC"/>
    <w:rsid w:val="00565827"/>
    <w:rsid w:val="005777A6"/>
    <w:rsid w:val="005961D9"/>
    <w:rsid w:val="005A2594"/>
    <w:rsid w:val="005B5223"/>
    <w:rsid w:val="005B53F3"/>
    <w:rsid w:val="005B7C60"/>
    <w:rsid w:val="005C744B"/>
    <w:rsid w:val="005F254E"/>
    <w:rsid w:val="005F672C"/>
    <w:rsid w:val="006075C2"/>
    <w:rsid w:val="00636497"/>
    <w:rsid w:val="00645E0D"/>
    <w:rsid w:val="0065474F"/>
    <w:rsid w:val="006801FC"/>
    <w:rsid w:val="006923E1"/>
    <w:rsid w:val="006B2687"/>
    <w:rsid w:val="006B685C"/>
    <w:rsid w:val="006D2B9D"/>
    <w:rsid w:val="006F40F9"/>
    <w:rsid w:val="00751DC0"/>
    <w:rsid w:val="007542AB"/>
    <w:rsid w:val="007700DF"/>
    <w:rsid w:val="00771296"/>
    <w:rsid w:val="00775410"/>
    <w:rsid w:val="007B211E"/>
    <w:rsid w:val="007D7151"/>
    <w:rsid w:val="00802AAE"/>
    <w:rsid w:val="008266FB"/>
    <w:rsid w:val="00843D14"/>
    <w:rsid w:val="008675FB"/>
    <w:rsid w:val="0088333C"/>
    <w:rsid w:val="00885C0D"/>
    <w:rsid w:val="0090362B"/>
    <w:rsid w:val="00915A06"/>
    <w:rsid w:val="00943BF1"/>
    <w:rsid w:val="00945F71"/>
    <w:rsid w:val="00947BFB"/>
    <w:rsid w:val="0095301E"/>
    <w:rsid w:val="0095444B"/>
    <w:rsid w:val="00961A5D"/>
    <w:rsid w:val="00983D09"/>
    <w:rsid w:val="009D04CD"/>
    <w:rsid w:val="009D24CF"/>
    <w:rsid w:val="00A071C7"/>
    <w:rsid w:val="00A32CC4"/>
    <w:rsid w:val="00A83219"/>
    <w:rsid w:val="00A93068"/>
    <w:rsid w:val="00AB1872"/>
    <w:rsid w:val="00AB4F6B"/>
    <w:rsid w:val="00AC6420"/>
    <w:rsid w:val="00AE03AF"/>
    <w:rsid w:val="00AE5840"/>
    <w:rsid w:val="00B01BC6"/>
    <w:rsid w:val="00B34144"/>
    <w:rsid w:val="00B501B1"/>
    <w:rsid w:val="00B55DC0"/>
    <w:rsid w:val="00B81EC6"/>
    <w:rsid w:val="00B93A1D"/>
    <w:rsid w:val="00BC17B3"/>
    <w:rsid w:val="00BD706E"/>
    <w:rsid w:val="00BE1316"/>
    <w:rsid w:val="00BE247C"/>
    <w:rsid w:val="00BE38FE"/>
    <w:rsid w:val="00BF4FEB"/>
    <w:rsid w:val="00BF652A"/>
    <w:rsid w:val="00C020E3"/>
    <w:rsid w:val="00C56867"/>
    <w:rsid w:val="00C5710C"/>
    <w:rsid w:val="00C84916"/>
    <w:rsid w:val="00C907E7"/>
    <w:rsid w:val="00C9382D"/>
    <w:rsid w:val="00CA2616"/>
    <w:rsid w:val="00CA3D69"/>
    <w:rsid w:val="00CB6020"/>
    <w:rsid w:val="00CC3ECE"/>
    <w:rsid w:val="00CD26FC"/>
    <w:rsid w:val="00CF0DA4"/>
    <w:rsid w:val="00CF6929"/>
    <w:rsid w:val="00D0157F"/>
    <w:rsid w:val="00D1245A"/>
    <w:rsid w:val="00D20EF8"/>
    <w:rsid w:val="00D218EB"/>
    <w:rsid w:val="00D22CEC"/>
    <w:rsid w:val="00D313CD"/>
    <w:rsid w:val="00D820B8"/>
    <w:rsid w:val="00D879B8"/>
    <w:rsid w:val="00DA3E7E"/>
    <w:rsid w:val="00DA7E62"/>
    <w:rsid w:val="00DB0B73"/>
    <w:rsid w:val="00DB4580"/>
    <w:rsid w:val="00DC029B"/>
    <w:rsid w:val="00DC5874"/>
    <w:rsid w:val="00DE72D6"/>
    <w:rsid w:val="00E1754E"/>
    <w:rsid w:val="00E20820"/>
    <w:rsid w:val="00E2268D"/>
    <w:rsid w:val="00E30F72"/>
    <w:rsid w:val="00E449B5"/>
    <w:rsid w:val="00E55591"/>
    <w:rsid w:val="00EA2784"/>
    <w:rsid w:val="00EA7555"/>
    <w:rsid w:val="00EC5B50"/>
    <w:rsid w:val="00EE794C"/>
    <w:rsid w:val="00EF07E3"/>
    <w:rsid w:val="00EF194F"/>
    <w:rsid w:val="00F158A2"/>
    <w:rsid w:val="00F60A84"/>
    <w:rsid w:val="00FF0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77B0E"/>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65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F652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D218EB"/>
    <w:pPr>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ListParagraph">
    <w:name w:val="List Paragraph"/>
    <w:basedOn w:val="Normal"/>
    <w:uiPriority w:val="34"/>
    <w:qFormat/>
    <w:rsid w:val="002F315C"/>
    <w:pPr>
      <w:spacing w:before="80" w:after="80"/>
      <w:ind w:left="720"/>
      <w:contextualSpacing/>
    </w:pPr>
  </w:style>
  <w:style w:type="character" w:customStyle="1" w:styleId="Heading4Char">
    <w:name w:val="Heading 4 Char"/>
    <w:basedOn w:val="DefaultParagraphFont"/>
    <w:link w:val="Heading4"/>
    <w:uiPriority w:val="9"/>
    <w:rsid w:val="00BF65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F652A"/>
    <w:rPr>
      <w:rFonts w:asciiTheme="majorHAnsi" w:eastAsiaTheme="majorEastAsia" w:hAnsiTheme="majorHAnsi" w:cstheme="majorBidi"/>
      <w:color w:val="2E74B5" w:themeColor="accent1" w:themeShade="BF"/>
    </w:rPr>
  </w:style>
  <w:style w:type="paragraph" w:customStyle="1" w:styleId="Code">
    <w:name w:val="Code"/>
    <w:basedOn w:val="Normal"/>
    <w:link w:val="CodeChar"/>
    <w:qFormat/>
    <w:rsid w:val="00645E0D"/>
    <w:pPr>
      <w:contextualSpacing/>
    </w:pPr>
    <w:rPr>
      <w:rFonts w:ascii="Consolas" w:hAnsi="Consolas"/>
      <w:sz w:val="20"/>
      <w:szCs w:val="20"/>
    </w:rPr>
  </w:style>
  <w:style w:type="paragraph" w:customStyle="1" w:styleId="Code-Comment">
    <w:name w:val="Code-Comment"/>
    <w:basedOn w:val="Code"/>
    <w:link w:val="Code-CommentChar"/>
    <w:qFormat/>
    <w:rsid w:val="00645E0D"/>
    <w:pPr>
      <w:spacing w:after="0"/>
    </w:pPr>
    <w:rPr>
      <w:color w:val="70AD47" w:themeColor="accent6"/>
    </w:rPr>
  </w:style>
  <w:style w:type="character" w:customStyle="1" w:styleId="CodeChar">
    <w:name w:val="Code Char"/>
    <w:basedOn w:val="DefaultParagraphFont"/>
    <w:link w:val="Code"/>
    <w:rsid w:val="00645E0D"/>
    <w:rPr>
      <w:rFonts w:ascii="Consolas" w:hAnsi="Consolas"/>
      <w:sz w:val="20"/>
      <w:szCs w:val="20"/>
    </w:rPr>
  </w:style>
  <w:style w:type="character" w:customStyle="1" w:styleId="Code-CommentChar">
    <w:name w:val="Code-Comment Char"/>
    <w:basedOn w:val="CodeChar"/>
    <w:link w:val="Code-Comment"/>
    <w:rsid w:val="00645E0D"/>
    <w:rPr>
      <w:rFonts w:ascii="Consolas" w:hAnsi="Consolas"/>
      <w:color w:val="70AD47" w:themeColor="accent6"/>
      <w:sz w:val="20"/>
      <w:szCs w:val="20"/>
    </w:rPr>
  </w:style>
  <w:style w:type="character" w:styleId="FollowedHyperlink">
    <w:name w:val="FollowedHyperlink"/>
    <w:basedOn w:val="DefaultParagraphFont"/>
    <w:uiPriority w:val="99"/>
    <w:semiHidden/>
    <w:unhideWhenUsed/>
    <w:rsid w:val="000163D9"/>
    <w:rPr>
      <w:color w:val="954F72" w:themeColor="followedHyperlink"/>
      <w:u w:val="single"/>
    </w:rPr>
  </w:style>
  <w:style w:type="paragraph" w:styleId="NormalWeb">
    <w:name w:val="Normal (Web)"/>
    <w:basedOn w:val="Normal"/>
    <w:uiPriority w:val="99"/>
    <w:semiHidden/>
    <w:unhideWhenUsed/>
    <w:rsid w:val="007754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5410"/>
  </w:style>
  <w:style w:type="table" w:styleId="TableGrid">
    <w:name w:val="Table Grid"/>
    <w:basedOn w:val="TableNormal"/>
    <w:uiPriority w:val="39"/>
    <w:rsid w:val="00C56867"/>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56867"/>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Strong">
    <w:name w:val="Strong"/>
    <w:basedOn w:val="DefaultParagraphFont"/>
    <w:uiPriority w:val="22"/>
    <w:qFormat/>
    <w:rsid w:val="00C56867"/>
    <w:rPr>
      <w:b/>
      <w:bCs/>
    </w:rPr>
  </w:style>
  <w:style w:type="paragraph" w:styleId="HTMLPreformatted">
    <w:name w:val="HTML Preformatted"/>
    <w:basedOn w:val="Normal"/>
    <w:link w:val="HTMLPreformattedChar"/>
    <w:uiPriority w:val="99"/>
    <w:semiHidden/>
    <w:unhideWhenUsed/>
    <w:rsid w:val="00C56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C56867"/>
    <w:rPr>
      <w:rFonts w:ascii="Courier New" w:eastAsia="Times New Roman" w:hAnsi="Courier New" w:cs="Courier New"/>
      <w:sz w:val="20"/>
      <w:szCs w:val="20"/>
      <w:lang w:val="en-AU" w:eastAsia="en-AU"/>
    </w:rPr>
  </w:style>
  <w:style w:type="character" w:customStyle="1" w:styleId="cm-tag">
    <w:name w:val="cm-tag"/>
    <w:basedOn w:val="DefaultParagraphFont"/>
    <w:rsid w:val="00C56867"/>
  </w:style>
  <w:style w:type="character" w:customStyle="1" w:styleId="cm-attribute">
    <w:name w:val="cm-attribute"/>
    <w:basedOn w:val="DefaultParagraphFont"/>
    <w:rsid w:val="00C56867"/>
  </w:style>
  <w:style w:type="character" w:customStyle="1" w:styleId="cm-string">
    <w:name w:val="cm-string"/>
    <w:basedOn w:val="DefaultParagraphFont"/>
    <w:rsid w:val="00C56867"/>
  </w:style>
  <w:style w:type="paragraph" w:styleId="NoSpacing">
    <w:name w:val="No Spacing"/>
    <w:aliases w:val="red"/>
    <w:uiPriority w:val="1"/>
    <w:qFormat/>
    <w:rsid w:val="00C56867"/>
    <w:pPr>
      <w:spacing w:after="0" w:line="240" w:lineRule="auto"/>
    </w:pPr>
    <w:rPr>
      <w:color w:val="FF2B55"/>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43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image" Target="media/image90.png"/><Relationship Id="rId11" Type="http://schemas.openxmlformats.org/officeDocument/2006/relationships/image" Target="media/image4.png"/><Relationship Id="rId24" Type="http://schemas.openxmlformats.org/officeDocument/2006/relationships/hyperlink" Target="http://localhost:16080/admin"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86.png"/><Relationship Id="rId110" Type="http://schemas.openxmlformats.org/officeDocument/2006/relationships/image" Target="media/image93.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hyperlink" Target="http://www.w3schools.com/bootstrap/bootstrap_ref_css_helpers.asp" TargetMode="External"/><Relationship Id="rId105" Type="http://schemas.openxmlformats.org/officeDocument/2006/relationships/image" Target="media/image88.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hyperlink" Target="http://fontawesome.io/icon/smile-o/" TargetMode="External"/><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hyperlink" Target="http://fontawesome.io/icon/star/" TargetMode="External"/><Relationship Id="rId108" Type="http://schemas.openxmlformats.org/officeDocument/2006/relationships/image" Target="media/image91.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2.png"/><Relationship Id="rId111" Type="http://schemas.openxmlformats.org/officeDocument/2006/relationships/hyperlink" Target="http://www.canvasfortm1.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16080/"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www.canvasfortm1.com/help-content/2016/6/14/disable-cache" TargetMode="External"/><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89.png"/><Relationship Id="rId114" Type="http://schemas.microsoft.com/office/2011/relationships/people" Target="people.xml"/><Relationship Id="rId10" Type="http://schemas.openxmlformats.org/officeDocument/2006/relationships/image" Target="media/image3.png"/><Relationship Id="rId31" Type="http://schemas.openxmlformats.org/officeDocument/2006/relationships/hyperlink" Target="http://www.w3schools.com/angular/angular_model.asp"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ww.canvasfortm1.com/help-content/2016/7/8/how-to-use-ng-repeat-with-tm1" TargetMode="External"/><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0.png"/><Relationship Id="rId99" Type="http://schemas.openxmlformats.org/officeDocument/2006/relationships/image" Target="media/image84.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8.png"/><Relationship Id="rId109" Type="http://schemas.openxmlformats.org/officeDocument/2006/relationships/image" Target="media/image92.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hyperlink" Target="http://www.w3schools.com/angular/ng_ng-if.asp" TargetMode="External"/><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fontawesome.io/icons/" TargetMode="External"/><Relationship Id="rId2" Type="http://schemas.openxmlformats.org/officeDocument/2006/relationships/numbering" Target="numbering.xml"/><Relationship Id="rId29" Type="http://schemas.openxmlformats.org/officeDocument/2006/relationships/image" Target="media/image20.png"/></Relationships>
</file>

<file path=word/_rels/footer1.xml.rels><?xml version="1.0" encoding="UTF-8" standalone="yes"?>
<Relationships xmlns="http://schemas.openxmlformats.org/package/2006/relationships"><Relationship Id="rId2" Type="http://schemas.openxmlformats.org/officeDocument/2006/relationships/image" Target="media/image95.png"/><Relationship Id="rId1"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37DB2-2FF2-483C-A918-CB169CC33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56</Pages>
  <Words>3537</Words>
  <Characters>20161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ADMINIBM</dc:creator>
  <cp:lastModifiedBy>Tim Ryan</cp:lastModifiedBy>
  <cp:revision>17</cp:revision>
  <cp:lastPrinted>2016-10-18T07:47:00Z</cp:lastPrinted>
  <dcterms:created xsi:type="dcterms:W3CDTF">2016-10-19T05:48:00Z</dcterms:created>
  <dcterms:modified xsi:type="dcterms:W3CDTF">2016-10-19T09:50:00Z</dcterms:modified>
</cp:coreProperties>
</file>